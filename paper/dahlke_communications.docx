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DAEC7" w14:textId="77777777" w:rsidR="00A36132" w:rsidRDefault="00A36132" w:rsidP="00A36132">
      <w:pPr>
        <w:spacing w:after="0" w:line="240" w:lineRule="auto"/>
        <w:jc w:val="center"/>
        <w:rPr>
          <w:rFonts w:ascii="Times New Roman" w:hAnsi="Times New Roman" w:cs="Times New Roman"/>
          <w:sz w:val="24"/>
          <w:szCs w:val="24"/>
        </w:rPr>
      </w:pPr>
    </w:p>
    <w:p w14:paraId="1706CAC2" w14:textId="77777777" w:rsidR="00A36132" w:rsidRDefault="00A36132" w:rsidP="00A36132">
      <w:pPr>
        <w:spacing w:after="0" w:line="480" w:lineRule="auto"/>
        <w:jc w:val="center"/>
        <w:rPr>
          <w:rFonts w:ascii="Times New Roman" w:hAnsi="Times New Roman" w:cs="Times New Roman"/>
          <w:sz w:val="24"/>
          <w:szCs w:val="24"/>
        </w:rPr>
      </w:pPr>
    </w:p>
    <w:p w14:paraId="7A9D2C5F" w14:textId="77777777" w:rsidR="00A36132" w:rsidRDefault="00A36132" w:rsidP="00A36132">
      <w:pPr>
        <w:spacing w:after="0" w:line="480" w:lineRule="auto"/>
        <w:jc w:val="center"/>
        <w:rPr>
          <w:rFonts w:ascii="Times New Roman" w:hAnsi="Times New Roman" w:cs="Times New Roman"/>
          <w:sz w:val="24"/>
          <w:szCs w:val="24"/>
        </w:rPr>
      </w:pPr>
    </w:p>
    <w:p w14:paraId="7ABC25AE" w14:textId="77777777" w:rsidR="00F20788" w:rsidRDefault="00F20788" w:rsidP="00A36132">
      <w:pPr>
        <w:spacing w:after="0" w:line="480" w:lineRule="auto"/>
        <w:jc w:val="center"/>
        <w:rPr>
          <w:rFonts w:ascii="Times New Roman" w:hAnsi="Times New Roman" w:cs="Times New Roman"/>
          <w:sz w:val="24"/>
          <w:szCs w:val="24"/>
        </w:rPr>
      </w:pPr>
    </w:p>
    <w:p w14:paraId="1EFE7714" w14:textId="77777777" w:rsidR="00A36132" w:rsidRDefault="00A36132" w:rsidP="00A36132">
      <w:pPr>
        <w:spacing w:after="0" w:line="480" w:lineRule="auto"/>
        <w:jc w:val="center"/>
        <w:rPr>
          <w:rFonts w:ascii="Times New Roman" w:hAnsi="Times New Roman" w:cs="Times New Roman"/>
          <w:sz w:val="24"/>
          <w:szCs w:val="24"/>
        </w:rPr>
      </w:pPr>
    </w:p>
    <w:p w14:paraId="232AFF47" w14:textId="77777777" w:rsidR="00A36132" w:rsidRDefault="00A36132"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Identifying the Motivations of Political Donors using </w:t>
      </w:r>
      <w:r w:rsidR="00E77BC1">
        <w:rPr>
          <w:rFonts w:ascii="Times New Roman" w:hAnsi="Times New Roman" w:cs="Times New Roman"/>
          <w:sz w:val="24"/>
          <w:szCs w:val="24"/>
        </w:rPr>
        <w:t>Candidates’ Social Media Communications</w:t>
      </w:r>
    </w:p>
    <w:p w14:paraId="4390056F" w14:textId="77777777" w:rsidR="00FC5E8F" w:rsidRDefault="00FC5E8F"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Ross Dahlke</w:t>
      </w:r>
    </w:p>
    <w:p w14:paraId="3882229A" w14:textId="1BB37C95" w:rsidR="00815D12" w:rsidRDefault="00FC5E8F" w:rsidP="00815D1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University of Wisconsin-Madison</w:t>
      </w:r>
      <w:bookmarkStart w:id="0" w:name="_GoBack"/>
      <w:bookmarkEnd w:id="0"/>
    </w:p>
    <w:p w14:paraId="6F1B9FC2" w14:textId="731C31E8" w:rsidR="00406A7C" w:rsidRDefault="00406A7C" w:rsidP="00A3613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Code and data available at: github.com/</w:t>
      </w:r>
      <w:proofErr w:type="spellStart"/>
      <w:r>
        <w:rPr>
          <w:rFonts w:ascii="Times New Roman" w:hAnsi="Times New Roman" w:cs="Times New Roman"/>
          <w:sz w:val="24"/>
          <w:szCs w:val="24"/>
        </w:rPr>
        <w:t>Rdahlke</w:t>
      </w:r>
      <w:proofErr w:type="spellEnd"/>
      <w:r w:rsidR="00815D12">
        <w:rPr>
          <w:rFonts w:ascii="Times New Roman" w:hAnsi="Times New Roman" w:cs="Times New Roman"/>
          <w:sz w:val="24"/>
          <w:szCs w:val="24"/>
        </w:rPr>
        <w:t>/</w:t>
      </w:r>
      <w:proofErr w:type="spellStart"/>
      <w:r w:rsidR="00815D12">
        <w:rPr>
          <w:rFonts w:ascii="Times New Roman" w:hAnsi="Times New Roman" w:cs="Times New Roman"/>
          <w:sz w:val="24"/>
          <w:szCs w:val="24"/>
        </w:rPr>
        <w:t>political_donor_motivations</w:t>
      </w:r>
      <w:proofErr w:type="spellEnd"/>
    </w:p>
    <w:p w14:paraId="11CCB52A" w14:textId="77777777" w:rsidR="00A36132" w:rsidRDefault="00A36132" w:rsidP="00A3613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754EBE15" w14:textId="77777777" w:rsidR="00A36132" w:rsidRPr="004E4259" w:rsidRDefault="00A36132" w:rsidP="00A36132">
      <w:pPr>
        <w:spacing w:after="0" w:line="480" w:lineRule="auto"/>
        <w:jc w:val="center"/>
        <w:rPr>
          <w:rFonts w:ascii="Times New Roman" w:hAnsi="Times New Roman" w:cs="Times New Roman"/>
          <w:sz w:val="24"/>
          <w:szCs w:val="24"/>
        </w:rPr>
      </w:pPr>
      <w:r w:rsidRPr="004E4259">
        <w:rPr>
          <w:rFonts w:ascii="Times New Roman" w:hAnsi="Times New Roman" w:cs="Times New Roman"/>
          <w:sz w:val="24"/>
          <w:szCs w:val="24"/>
        </w:rPr>
        <w:lastRenderedPageBreak/>
        <w:t>Abstract</w:t>
      </w:r>
    </w:p>
    <w:p w14:paraId="68DF23D0" w14:textId="77777777" w:rsidR="00A36132" w:rsidRDefault="00A36132" w:rsidP="00A36132">
      <w:pPr>
        <w:spacing w:line="480" w:lineRule="auto"/>
        <w:rPr>
          <w:rFonts w:ascii="Times New Roman" w:hAnsi="Times New Roman" w:cs="Times New Roman"/>
          <w:sz w:val="24"/>
          <w:szCs w:val="24"/>
        </w:rPr>
      </w:pPr>
      <w:r w:rsidRPr="004E4259">
        <w:rPr>
          <w:rFonts w:ascii="Times New Roman" w:hAnsi="Times New Roman" w:cs="Times New Roman"/>
          <w:sz w:val="24"/>
          <w:szCs w:val="24"/>
        </w:rPr>
        <w:t xml:space="preserve">The 2016 election </w:t>
      </w:r>
      <w:r>
        <w:rPr>
          <w:rFonts w:ascii="Times New Roman" w:hAnsi="Times New Roman" w:cs="Times New Roman"/>
          <w:sz w:val="24"/>
          <w:szCs w:val="24"/>
        </w:rPr>
        <w:t>showed that</w:t>
      </w:r>
      <w:r w:rsidRPr="004E4259">
        <w:rPr>
          <w:rFonts w:ascii="Times New Roman" w:hAnsi="Times New Roman" w:cs="Times New Roman"/>
          <w:sz w:val="24"/>
          <w:szCs w:val="24"/>
        </w:rPr>
        <w:t xml:space="preserve"> online, small-dollar donors </w:t>
      </w:r>
      <w:r>
        <w:rPr>
          <w:rFonts w:ascii="Times New Roman" w:hAnsi="Times New Roman" w:cs="Times New Roman"/>
          <w:sz w:val="24"/>
          <w:szCs w:val="24"/>
        </w:rPr>
        <w:t>can impact political campaigns</w:t>
      </w:r>
      <w:r w:rsidRPr="004E4259">
        <w:rPr>
          <w:rFonts w:ascii="Times New Roman" w:hAnsi="Times New Roman" w:cs="Times New Roman"/>
          <w:sz w:val="24"/>
          <w:szCs w:val="24"/>
        </w:rPr>
        <w:t xml:space="preserve">. </w:t>
      </w:r>
      <w:r w:rsidR="00E77BC1">
        <w:rPr>
          <w:rFonts w:ascii="Times New Roman" w:hAnsi="Times New Roman" w:cs="Times New Roman"/>
          <w:sz w:val="24"/>
          <w:szCs w:val="24"/>
        </w:rPr>
        <w:t xml:space="preserve">Much reporting pointed to campaigns’ digital communications as a method for cultivating these donors. </w:t>
      </w:r>
      <w:r w:rsidRPr="004E4259">
        <w:rPr>
          <w:rFonts w:ascii="Times New Roman" w:hAnsi="Times New Roman" w:cs="Times New Roman"/>
          <w:sz w:val="24"/>
          <w:szCs w:val="24"/>
        </w:rPr>
        <w:t>My research asks: Wha</w:t>
      </w:r>
      <w:r>
        <w:rPr>
          <w:rFonts w:ascii="Times New Roman" w:hAnsi="Times New Roman" w:cs="Times New Roman"/>
          <w:sz w:val="24"/>
          <w:szCs w:val="24"/>
        </w:rPr>
        <w:t>t motivates political donors in Wisconsin state-legislative elections</w:t>
      </w:r>
      <w:r w:rsidRPr="004E4259">
        <w:rPr>
          <w:rFonts w:ascii="Times New Roman" w:hAnsi="Times New Roman" w:cs="Times New Roman"/>
          <w:sz w:val="24"/>
          <w:szCs w:val="24"/>
        </w:rPr>
        <w:t xml:space="preserve">? My analysis finds a link between candidates discussing certain issues online and donations from specific donor communities. </w:t>
      </w:r>
    </w:p>
    <w:p w14:paraId="536DC9E3" w14:textId="77777777" w:rsidR="00A36132" w:rsidRDefault="00A36132" w:rsidP="00A3613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Keywords: social media, political donors, state</w:t>
      </w:r>
      <w:r w:rsidR="00024CA3">
        <w:rPr>
          <w:rFonts w:ascii="Times New Roman" w:hAnsi="Times New Roman" w:cs="Times New Roman"/>
          <w:i/>
          <w:sz w:val="24"/>
          <w:szCs w:val="24"/>
        </w:rPr>
        <w:t xml:space="preserve"> politics</w:t>
      </w:r>
    </w:p>
    <w:p w14:paraId="35E6F5D0" w14:textId="77777777" w:rsidR="005C4E40" w:rsidRPr="005C4E40" w:rsidRDefault="005C4E40" w:rsidP="00A36132">
      <w:pPr>
        <w:spacing w:line="480" w:lineRule="auto"/>
        <w:jc w:val="center"/>
        <w:rPr>
          <w:rFonts w:ascii="Times New Roman" w:hAnsi="Times New Roman" w:cs="Times New Roman"/>
          <w:sz w:val="24"/>
          <w:szCs w:val="24"/>
        </w:rPr>
      </w:pPr>
      <w:r w:rsidRPr="005C4E40">
        <w:rPr>
          <w:rFonts w:ascii="Times New Roman" w:hAnsi="Times New Roman" w:cs="Times New Roman"/>
          <w:sz w:val="24"/>
          <w:szCs w:val="24"/>
        </w:rPr>
        <w:t xml:space="preserve">Word count: </w:t>
      </w:r>
    </w:p>
    <w:p w14:paraId="7870F910" w14:textId="77777777" w:rsidR="00A36132" w:rsidRDefault="00A36132" w:rsidP="00A3613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10FC61D" w14:textId="77777777" w:rsidR="00E77BC1" w:rsidRDefault="00E77BC1" w:rsidP="00E77B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Identifying the Motivations of Political Donors using Candidates’ Social Media Communications</w:t>
      </w:r>
    </w:p>
    <w:p w14:paraId="752FFE34" w14:textId="329D3D77" w:rsidR="002B32C6" w:rsidRDefault="00A36132"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 It is well-documented that the prevalence of online, small-dollar donors to political campa</w:t>
      </w:r>
      <w:r w:rsidR="00FC5E8F">
        <w:rPr>
          <w:rFonts w:ascii="Times New Roman" w:hAnsi="Times New Roman" w:cs="Times New Roman"/>
          <w:sz w:val="24"/>
          <w:szCs w:val="24"/>
        </w:rPr>
        <w:t>igns was one of the major stories of the 2016 election cycle</w:t>
      </w:r>
      <w:r>
        <w:rPr>
          <w:rFonts w:ascii="Times New Roman" w:hAnsi="Times New Roman" w:cs="Times New Roman"/>
          <w:sz w:val="24"/>
          <w:szCs w:val="24"/>
        </w:rPr>
        <w:t xml:space="preserve"> </w:t>
      </w:r>
      <w:r w:rsidR="00D95DF0" w:rsidRPr="00645A0A">
        <w:rPr>
          <w:rFonts w:ascii="Times New Roman" w:hAnsi="Times New Roman" w:cs="Times New Roman"/>
          <w:noProof/>
          <w:sz w:val="24"/>
          <w:szCs w:val="24"/>
        </w:rPr>
        <w:t>(Foran, 2016;</w:t>
      </w:r>
      <w:r w:rsidR="00D95DF0">
        <w:rPr>
          <w:rFonts w:ascii="Times New Roman" w:hAnsi="Times New Roman" w:cs="Times New Roman"/>
          <w:noProof/>
          <w:sz w:val="24"/>
          <w:szCs w:val="24"/>
        </w:rPr>
        <w:t xml:space="preserve"> Prokop, 2016;</w:t>
      </w:r>
      <w:r w:rsidR="00D95DF0" w:rsidRPr="00645A0A">
        <w:rPr>
          <w:rFonts w:ascii="Times New Roman" w:hAnsi="Times New Roman" w:cs="Times New Roman"/>
          <w:noProof/>
          <w:sz w:val="24"/>
          <w:szCs w:val="24"/>
        </w:rPr>
        <w:t xml:space="preserve"> Sherfinski, 2017; Stein &amp; Cherkis, 2017; Vogel, 2016)</w:t>
      </w:r>
      <w:r>
        <w:rPr>
          <w:rFonts w:ascii="Times New Roman" w:hAnsi="Times New Roman" w:cs="Times New Roman"/>
          <w:sz w:val="24"/>
          <w:szCs w:val="24"/>
        </w:rPr>
        <w:t>. I hypothesized that this change in the culture of political contributions would mean that at least some political donors at all levels of government would</w:t>
      </w:r>
      <w:r w:rsidR="00067A1E">
        <w:rPr>
          <w:rFonts w:ascii="Times New Roman" w:hAnsi="Times New Roman" w:cs="Times New Roman"/>
          <w:sz w:val="24"/>
          <w:szCs w:val="24"/>
        </w:rPr>
        <w:t xml:space="preserve"> be</w:t>
      </w:r>
      <w:r>
        <w:rPr>
          <w:rFonts w:ascii="Times New Roman" w:hAnsi="Times New Roman" w:cs="Times New Roman"/>
          <w:sz w:val="24"/>
          <w:szCs w:val="24"/>
        </w:rPr>
        <w:t xml:space="preserve"> attracted to political campaigns based on the issues that those campaigns talked about on social media. I created a unique methodology that built upon previous scholarly research into the motivations of political donors </w:t>
      </w:r>
      <w:r w:rsidR="00875593">
        <w:rPr>
          <w:rFonts w:ascii="Times New Roman" w:hAnsi="Times New Roman" w:cs="Times New Roman"/>
          <w:sz w:val="24"/>
          <w:szCs w:val="24"/>
        </w:rPr>
        <w:t xml:space="preserve">by quantifying </w:t>
      </w:r>
      <w:r>
        <w:rPr>
          <w:rFonts w:ascii="Times New Roman" w:hAnsi="Times New Roman" w:cs="Times New Roman"/>
          <w:sz w:val="24"/>
          <w:szCs w:val="24"/>
        </w:rPr>
        <w:t>political ideology and predict</w:t>
      </w:r>
      <w:r w:rsidR="00875593">
        <w:rPr>
          <w:rFonts w:ascii="Times New Roman" w:hAnsi="Times New Roman" w:cs="Times New Roman"/>
          <w:sz w:val="24"/>
          <w:szCs w:val="24"/>
        </w:rPr>
        <w:t xml:space="preserve">ing </w:t>
      </w:r>
      <w:r>
        <w:rPr>
          <w:rFonts w:ascii="Times New Roman" w:hAnsi="Times New Roman" w:cs="Times New Roman"/>
          <w:sz w:val="24"/>
          <w:szCs w:val="24"/>
        </w:rPr>
        <w:t>the issues that political donors care about.</w:t>
      </w:r>
      <w:r w:rsidR="002B32C6">
        <w:rPr>
          <w:rFonts w:ascii="Times New Roman" w:hAnsi="Times New Roman" w:cs="Times New Roman"/>
          <w:sz w:val="24"/>
          <w:szCs w:val="24"/>
        </w:rPr>
        <w:t xml:space="preserve"> </w:t>
      </w:r>
    </w:p>
    <w:p w14:paraId="4D380F85" w14:textId="77777777" w:rsidR="00A36132" w:rsidRDefault="002B32C6"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Past research has used political donation information to predict the ideology of donors (Bonica, 2014).</w:t>
      </w:r>
      <w:r w:rsidR="00A36132">
        <w:rPr>
          <w:rFonts w:ascii="Times New Roman" w:hAnsi="Times New Roman" w:cs="Times New Roman"/>
          <w:sz w:val="24"/>
          <w:szCs w:val="24"/>
        </w:rPr>
        <w:t xml:space="preserve"> </w:t>
      </w:r>
      <w:r>
        <w:rPr>
          <w:rFonts w:ascii="Times New Roman" w:hAnsi="Times New Roman" w:cs="Times New Roman"/>
          <w:sz w:val="24"/>
          <w:szCs w:val="24"/>
        </w:rPr>
        <w:t xml:space="preserve">But that analysis is limited to predicting ideology </w:t>
      </w:r>
      <w:r w:rsidR="00BF066E">
        <w:rPr>
          <w:rFonts w:ascii="Times New Roman" w:hAnsi="Times New Roman" w:cs="Times New Roman"/>
          <w:sz w:val="24"/>
          <w:szCs w:val="24"/>
        </w:rPr>
        <w:t>in</w:t>
      </w:r>
      <w:r>
        <w:rPr>
          <w:rFonts w:ascii="Times New Roman" w:hAnsi="Times New Roman" w:cs="Times New Roman"/>
          <w:sz w:val="24"/>
          <w:szCs w:val="24"/>
        </w:rPr>
        <w:t xml:space="preserve"> a left-right continuum. I attempt to layer on elite social media data from the candidates receiving political contributions to </w:t>
      </w:r>
      <w:r w:rsidR="0019602F">
        <w:rPr>
          <w:rFonts w:ascii="Times New Roman" w:hAnsi="Times New Roman" w:cs="Times New Roman"/>
          <w:sz w:val="24"/>
          <w:szCs w:val="24"/>
        </w:rPr>
        <w:t>identify the specific issues that motivate political donors.</w:t>
      </w:r>
      <w:r>
        <w:rPr>
          <w:rFonts w:ascii="Times New Roman" w:hAnsi="Times New Roman" w:cs="Times New Roman"/>
          <w:sz w:val="24"/>
          <w:szCs w:val="24"/>
        </w:rPr>
        <w:t xml:space="preserve"> </w:t>
      </w:r>
      <w:r w:rsidR="00A36132">
        <w:rPr>
          <w:rFonts w:ascii="Times New Roman" w:hAnsi="Times New Roman" w:cs="Times New Roman"/>
          <w:sz w:val="24"/>
          <w:szCs w:val="24"/>
        </w:rPr>
        <w:t>The output of this study shows that there is a distinct intersection between political donors</w:t>
      </w:r>
      <w:r w:rsidR="00E77BC1">
        <w:rPr>
          <w:rFonts w:ascii="Times New Roman" w:hAnsi="Times New Roman" w:cs="Times New Roman"/>
          <w:sz w:val="24"/>
          <w:szCs w:val="24"/>
        </w:rPr>
        <w:t xml:space="preserve"> and candidates’ </w:t>
      </w:r>
      <w:r w:rsidR="00A36132">
        <w:rPr>
          <w:rFonts w:ascii="Times New Roman" w:hAnsi="Times New Roman" w:cs="Times New Roman"/>
          <w:sz w:val="24"/>
          <w:szCs w:val="24"/>
        </w:rPr>
        <w:t>online communication</w:t>
      </w:r>
      <w:r w:rsidR="00E77BC1">
        <w:rPr>
          <w:rFonts w:ascii="Times New Roman" w:hAnsi="Times New Roman" w:cs="Times New Roman"/>
          <w:sz w:val="24"/>
          <w:szCs w:val="24"/>
        </w:rPr>
        <w:t>.</w:t>
      </w:r>
    </w:p>
    <w:p w14:paraId="7AB83A41" w14:textId="77777777" w:rsidR="00A36132" w:rsidRPr="004E4259" w:rsidRDefault="00A36132" w:rsidP="00A36132">
      <w:pPr>
        <w:spacing w:line="480" w:lineRule="auto"/>
        <w:ind w:firstLine="360"/>
        <w:jc w:val="center"/>
        <w:rPr>
          <w:rFonts w:ascii="Times New Roman" w:hAnsi="Times New Roman" w:cs="Times New Roman"/>
          <w:b/>
          <w:sz w:val="24"/>
          <w:szCs w:val="24"/>
        </w:rPr>
      </w:pPr>
      <w:r w:rsidRPr="004E4259">
        <w:rPr>
          <w:rFonts w:ascii="Times New Roman" w:hAnsi="Times New Roman" w:cs="Times New Roman"/>
          <w:b/>
          <w:sz w:val="24"/>
          <w:szCs w:val="24"/>
        </w:rPr>
        <w:t>Literature Review</w:t>
      </w:r>
    </w:p>
    <w:p w14:paraId="089FC0C2" w14:textId="77777777" w:rsidR="00A36132" w:rsidRPr="004B5396" w:rsidRDefault="00A36132" w:rsidP="00A36132">
      <w:pPr>
        <w:spacing w:line="480" w:lineRule="auto"/>
        <w:rPr>
          <w:rFonts w:ascii="Times New Roman" w:hAnsi="Times New Roman" w:cs="Times New Roman"/>
          <w:b/>
          <w:sz w:val="24"/>
          <w:szCs w:val="24"/>
        </w:rPr>
      </w:pPr>
      <w:r w:rsidRPr="004B5396">
        <w:rPr>
          <w:rFonts w:ascii="Times New Roman" w:hAnsi="Times New Roman" w:cs="Times New Roman"/>
          <w:b/>
          <w:sz w:val="24"/>
          <w:szCs w:val="24"/>
        </w:rPr>
        <w:t>Political Donations</w:t>
      </w:r>
    </w:p>
    <w:p w14:paraId="73B290B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Academics have long studied the motivations of political donors. There are </w:t>
      </w:r>
      <w:r w:rsidR="00E77BC1">
        <w:rPr>
          <w:rFonts w:ascii="Times New Roman" w:hAnsi="Times New Roman" w:cs="Times New Roman"/>
          <w:sz w:val="24"/>
          <w:szCs w:val="24"/>
        </w:rPr>
        <w:t>two</w:t>
      </w:r>
      <w:r w:rsidRPr="004E4259">
        <w:rPr>
          <w:rFonts w:ascii="Times New Roman" w:hAnsi="Times New Roman" w:cs="Times New Roman"/>
          <w:sz w:val="24"/>
          <w:szCs w:val="24"/>
        </w:rPr>
        <w:t xml:space="preserve"> predominant explanations for why donors contribute to campaigns: they seek access and to empower the candidates that are best for their personal interests</w:t>
      </w:r>
      <w:r w:rsidR="00E77BC1">
        <w:rPr>
          <w:rFonts w:ascii="Times New Roman" w:hAnsi="Times New Roman" w:cs="Times New Roman"/>
          <w:sz w:val="24"/>
          <w:szCs w:val="24"/>
        </w:rPr>
        <w:t xml:space="preserve"> </w:t>
      </w:r>
      <w:r w:rsidRPr="004E4259">
        <w:rPr>
          <w:rFonts w:ascii="Times New Roman" w:hAnsi="Times New Roman" w:cs="Times New Roman"/>
          <w:sz w:val="24"/>
          <w:szCs w:val="24"/>
        </w:rPr>
        <w:t>or that donors are motivated by</w:t>
      </w:r>
      <w:r w:rsidR="00E77BC1">
        <w:rPr>
          <w:rFonts w:ascii="Times New Roman" w:hAnsi="Times New Roman" w:cs="Times New Roman"/>
          <w:sz w:val="24"/>
          <w:szCs w:val="24"/>
        </w:rPr>
        <w:t xml:space="preserve"> specific</w:t>
      </w:r>
      <w:r w:rsidRPr="004E4259">
        <w:rPr>
          <w:rFonts w:ascii="Times New Roman" w:hAnsi="Times New Roman" w:cs="Times New Roman"/>
          <w:sz w:val="24"/>
          <w:szCs w:val="24"/>
        </w:rPr>
        <w:t xml:space="preserve"> policies</w:t>
      </w:r>
      <w:r w:rsidR="00E77BC1">
        <w:rPr>
          <w:rFonts w:ascii="Times New Roman" w:hAnsi="Times New Roman" w:cs="Times New Roman"/>
          <w:sz w:val="24"/>
          <w:szCs w:val="24"/>
        </w:rPr>
        <w:t>.</w:t>
      </w:r>
    </w:p>
    <w:p w14:paraId="2467A0B1" w14:textId="554BBF1E"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bulk of academic inquiry into political donors and their motivations has focused on access-oriented donors such as large-dollar donors with business interests or political action </w:t>
      </w:r>
      <w:r w:rsidRPr="004E4259">
        <w:rPr>
          <w:rFonts w:ascii="Times New Roman" w:hAnsi="Times New Roman" w:cs="Times New Roman"/>
          <w:sz w:val="24"/>
          <w:szCs w:val="24"/>
        </w:rPr>
        <w:lastRenderedPageBreak/>
        <w:t xml:space="preserve">committees (PACs). Predominant views of political donations hold that campaign contributions are chiefly investments in a political marketplace “where a return on that investment is expected” </w:t>
      </w:r>
      <w:sdt>
        <w:sdtPr>
          <w:rPr>
            <w:rFonts w:ascii="Times New Roman" w:hAnsi="Times New Roman" w:cs="Times New Roman"/>
            <w:sz w:val="24"/>
            <w:szCs w:val="24"/>
          </w:rPr>
          <w:id w:val="-7359205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Ans03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(Ansolabehere, de Figueiredo, &amp; Snyder Jr.,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Special interests groups have been found to frequently donate to incumbent candidates even if their ideologies do not perfectly align because those group</w:t>
      </w:r>
      <w:r w:rsidR="00067A1E">
        <w:rPr>
          <w:rFonts w:ascii="Times New Roman" w:hAnsi="Times New Roman" w:cs="Times New Roman"/>
          <w:sz w:val="24"/>
          <w:szCs w:val="24"/>
        </w:rPr>
        <w:t>s</w:t>
      </w:r>
      <w:r w:rsidRPr="004E4259">
        <w:rPr>
          <w:rFonts w:ascii="Times New Roman" w:hAnsi="Times New Roman" w:cs="Times New Roman"/>
          <w:sz w:val="24"/>
          <w:szCs w:val="24"/>
        </w:rPr>
        <w:t xml:space="preserve"> want to try to attain access to incumbents who are likely to be reelected for a long period of time and attain powerful leadership positions or higher office </w:t>
      </w:r>
      <w:sdt>
        <w:sdtPr>
          <w:rPr>
            <w:rFonts w:ascii="Times New Roman" w:hAnsi="Times New Roman" w:cs="Times New Roman"/>
            <w:sz w:val="24"/>
            <w:szCs w:val="24"/>
          </w:rPr>
          <w:id w:val="-156832777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Hal14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(Hall,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368C6DDC" w14:textId="21425AED"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Historically, political scientists have seen donors as being primarily access-oriented. But while </w:t>
      </w:r>
      <w:r w:rsidR="00875593">
        <w:rPr>
          <w:rFonts w:ascii="Times New Roman" w:hAnsi="Times New Roman" w:cs="Times New Roman"/>
          <w:sz w:val="24"/>
          <w:szCs w:val="24"/>
        </w:rPr>
        <w:t>donors</w:t>
      </w:r>
      <w:r w:rsidRPr="004E4259">
        <w:rPr>
          <w:rFonts w:ascii="Times New Roman" w:hAnsi="Times New Roman" w:cs="Times New Roman"/>
          <w:sz w:val="24"/>
          <w:szCs w:val="24"/>
        </w:rPr>
        <w:t xml:space="preserve"> may contribute to candidates in both parties, they generally seek to maximize the odds of their preferred party winning, even when making contributions to candidates in their non-preferred party </w:t>
      </w:r>
      <w:sdt>
        <w:sdtPr>
          <w:rPr>
            <w:rFonts w:ascii="Times New Roman" w:hAnsi="Times New Roman" w:cs="Times New Roman"/>
            <w:sz w:val="24"/>
            <w:szCs w:val="24"/>
          </w:rPr>
          <w:id w:val="-714964341"/>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Bru05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(Brunell, 2005)</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Overall, case study observations, the opinions of participants and observers, inferences from indirect quantitative analysis, and direct computational analysis have been used as evidence that points to access as an important motivation for campaign contributions. </w:t>
      </w:r>
      <w:sdt>
        <w:sdtPr>
          <w:rPr>
            <w:rFonts w:ascii="Times New Roman" w:hAnsi="Times New Roman" w:cs="Times New Roman"/>
            <w:sz w:val="24"/>
            <w:szCs w:val="24"/>
          </w:rPr>
          <w:id w:val="1385218799"/>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Lan86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(Langbein, 1986)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445F564E"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More recent studies offer a new paradigm that contributions should be thought less of as investments and more as political consumption </w:t>
      </w:r>
      <w:sdt>
        <w:sdtPr>
          <w:rPr>
            <w:rFonts w:ascii="Times New Roman" w:hAnsi="Times New Roman" w:cs="Times New Roman"/>
            <w:sz w:val="24"/>
            <w:szCs w:val="24"/>
          </w:rPr>
          <w:id w:val="-115514921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Ans03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(Ansolabehere, de Figueiredo, &amp; Snyder Jr.,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Even individual corporate executives</w:t>
      </w:r>
      <w:r w:rsidR="00067A1E">
        <w:rPr>
          <w:rFonts w:ascii="Times New Roman" w:hAnsi="Times New Roman" w:cs="Times New Roman"/>
          <w:sz w:val="24"/>
          <w:szCs w:val="24"/>
        </w:rPr>
        <w:t xml:space="preserve"> who</w:t>
      </w:r>
      <w:r w:rsidRPr="004E4259">
        <w:rPr>
          <w:rFonts w:ascii="Times New Roman" w:hAnsi="Times New Roman" w:cs="Times New Roman"/>
          <w:sz w:val="24"/>
          <w:szCs w:val="24"/>
        </w:rPr>
        <w:t xml:space="preserve"> make contributions that are “often best understood as purchases of ‘good will’ whose returns, while positive in expectation, are contingent and rare </w:t>
      </w:r>
      <w:sdt>
        <w:sdtPr>
          <w:rPr>
            <w:rFonts w:ascii="Times New Roman" w:hAnsi="Times New Roman" w:cs="Times New Roman"/>
            <w:sz w:val="24"/>
            <w:szCs w:val="24"/>
          </w:rPr>
          <w:id w:val="-199909775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Gor07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(Gordon, Hafer, &amp; Landa, 2007)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On the other hand, another study found that 11 percent of CEOs in 2000 who retired by 2011 ended up obtaining political positions—apparent evidence of quid pro quo </w:t>
      </w:r>
      <w:sdt>
        <w:sdtPr>
          <w:rPr>
            <w:rFonts w:ascii="Times New Roman" w:hAnsi="Times New Roman" w:cs="Times New Roman"/>
            <w:sz w:val="24"/>
            <w:szCs w:val="24"/>
          </w:rPr>
          <w:id w:val="-160271436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Coa12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(Coates IV, 2012)</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Also, PAC contributions should not be equated to individual donors. “Individuals consistently rank ideological concerns as highly important when deciding where to give” </w:t>
      </w:r>
      <w:sdt>
        <w:sdtPr>
          <w:rPr>
            <w:rFonts w:ascii="Times New Roman" w:hAnsi="Times New Roman" w:cs="Times New Roman"/>
            <w:sz w:val="24"/>
            <w:szCs w:val="24"/>
          </w:rPr>
          <w:id w:val="-1895955960"/>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Bar16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(Barber,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187ECFD2" w14:textId="5E8D701D"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These ways of seeing political donors was fundamentally changed with the watershed moment of the </w:t>
      </w:r>
      <w:r w:rsidRPr="004E4259">
        <w:rPr>
          <w:rFonts w:ascii="Times New Roman" w:hAnsi="Times New Roman" w:cs="Times New Roman"/>
          <w:i/>
          <w:sz w:val="24"/>
          <w:szCs w:val="24"/>
        </w:rPr>
        <w:t>Citizens United v. FEC</w:t>
      </w:r>
      <w:r w:rsidRPr="004E4259">
        <w:rPr>
          <w:rFonts w:ascii="Times New Roman" w:hAnsi="Times New Roman" w:cs="Times New Roman"/>
          <w:sz w:val="24"/>
          <w:szCs w:val="24"/>
        </w:rPr>
        <w:t xml:space="preserve"> supreme court ruling. This case ended longstanding campaign finance law limiting political contributions and enabled increased corporate spending to PACs </w:t>
      </w:r>
      <w:sdt>
        <w:sdtPr>
          <w:rPr>
            <w:rFonts w:ascii="Times New Roman" w:hAnsi="Times New Roman" w:cs="Times New Roman"/>
            <w:sz w:val="24"/>
            <w:szCs w:val="24"/>
          </w:rPr>
          <w:id w:val="207670877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Kan11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(Kang, 2011)</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Whether one was personally for or against the ruling, legal and academic researchers largely agreed that it would dramatically change how campaigns were funded and operated </w:t>
      </w:r>
      <w:r w:rsidR="00D95DF0" w:rsidRPr="00645A0A">
        <w:rPr>
          <w:rFonts w:ascii="Times New Roman" w:hAnsi="Times New Roman" w:cs="Times New Roman"/>
          <w:noProof/>
          <w:sz w:val="24"/>
          <w:szCs w:val="24"/>
        </w:rPr>
        <w:t xml:space="preserve">(Briffault, </w:t>
      </w:r>
      <w:r w:rsidR="00D95DF0">
        <w:rPr>
          <w:rFonts w:ascii="Times New Roman" w:hAnsi="Times New Roman" w:cs="Times New Roman"/>
          <w:noProof/>
          <w:sz w:val="24"/>
          <w:szCs w:val="24"/>
        </w:rPr>
        <w:t xml:space="preserve">2010; </w:t>
      </w:r>
      <w:r w:rsidR="00D95DF0" w:rsidRPr="00645A0A">
        <w:rPr>
          <w:rFonts w:ascii="Times New Roman" w:hAnsi="Times New Roman" w:cs="Times New Roman"/>
          <w:noProof/>
          <w:sz w:val="24"/>
          <w:szCs w:val="24"/>
        </w:rPr>
        <w:t>Coates IV, 2012</w:t>
      </w:r>
      <w:r w:rsidR="00D95DF0">
        <w:rPr>
          <w:rFonts w:ascii="Times New Roman" w:hAnsi="Times New Roman" w:cs="Times New Roman"/>
          <w:noProof/>
          <w:sz w:val="24"/>
          <w:szCs w:val="24"/>
        </w:rPr>
        <w:t xml:space="preserve">; </w:t>
      </w:r>
      <w:r w:rsidR="00D95DF0" w:rsidRPr="00645A0A">
        <w:rPr>
          <w:rFonts w:ascii="Times New Roman" w:hAnsi="Times New Roman" w:cs="Times New Roman"/>
          <w:noProof/>
          <w:sz w:val="24"/>
          <w:szCs w:val="24"/>
        </w:rPr>
        <w:t xml:space="preserve">Epstein, 2011; </w:t>
      </w:r>
      <w:r w:rsidR="00D95DF0">
        <w:rPr>
          <w:rFonts w:ascii="Times New Roman" w:hAnsi="Times New Roman" w:cs="Times New Roman"/>
          <w:noProof/>
          <w:sz w:val="24"/>
          <w:szCs w:val="24"/>
        </w:rPr>
        <w:t xml:space="preserve">Gerken, 2014; Hasen, 2011; </w:t>
      </w:r>
      <w:r w:rsidR="00D95DF0" w:rsidRPr="00645A0A">
        <w:rPr>
          <w:rFonts w:ascii="Times New Roman" w:hAnsi="Times New Roman" w:cs="Times New Roman"/>
          <w:noProof/>
          <w:sz w:val="24"/>
          <w:szCs w:val="24"/>
        </w:rPr>
        <w:t>Kang, 2011)</w:t>
      </w:r>
      <w:r w:rsidRPr="004E4259">
        <w:rPr>
          <w:rFonts w:ascii="Times New Roman" w:hAnsi="Times New Roman" w:cs="Times New Roman"/>
          <w:sz w:val="24"/>
          <w:szCs w:val="24"/>
        </w:rPr>
        <w:t xml:space="preserve">. However, there was a subset of academics who questioned whether the change in campaign finance law would </w:t>
      </w:r>
      <w:r w:rsidR="00875593">
        <w:rPr>
          <w:rFonts w:ascii="Times New Roman" w:hAnsi="Times New Roman" w:cs="Times New Roman"/>
          <w:sz w:val="24"/>
          <w:szCs w:val="24"/>
        </w:rPr>
        <w:t>actually have</w:t>
      </w:r>
      <w:r w:rsidRPr="004E4259">
        <w:rPr>
          <w:rFonts w:ascii="Times New Roman" w:hAnsi="Times New Roman" w:cs="Times New Roman"/>
          <w:sz w:val="24"/>
          <w:szCs w:val="24"/>
        </w:rPr>
        <w:t xml:space="preserve"> a large practical impact </w:t>
      </w:r>
      <w:sdt>
        <w:sdtPr>
          <w:rPr>
            <w:rFonts w:ascii="Times New Roman" w:hAnsi="Times New Roman" w:cs="Times New Roman"/>
            <w:sz w:val="24"/>
            <w:szCs w:val="24"/>
          </w:rPr>
          <w:id w:val="42345591"/>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LaR14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 Raja &amp; Schaffner,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53F76AD4"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In the shadow of </w:t>
      </w:r>
      <w:r w:rsidRPr="004E4259">
        <w:rPr>
          <w:rFonts w:ascii="Times New Roman" w:hAnsi="Times New Roman" w:cs="Times New Roman"/>
          <w:i/>
          <w:sz w:val="24"/>
          <w:szCs w:val="24"/>
        </w:rPr>
        <w:t>Citizens United</w:t>
      </w:r>
      <w:r w:rsidRPr="004E4259">
        <w:rPr>
          <w:rFonts w:ascii="Times New Roman" w:hAnsi="Times New Roman" w:cs="Times New Roman"/>
          <w:sz w:val="24"/>
          <w:szCs w:val="24"/>
        </w:rPr>
        <w:t xml:space="preserve">, the growing role of online, small-dollar donors and their potential role in political campaigns was largely overlooked by both scholars and modern political actors. However, recent political campaigns have brought these donations to the forefront of present-day campaigns </w:t>
      </w:r>
      <w:r w:rsidR="00D95DF0" w:rsidRPr="00645A0A">
        <w:rPr>
          <w:rFonts w:ascii="Times New Roman" w:hAnsi="Times New Roman" w:cs="Times New Roman"/>
          <w:noProof/>
          <w:sz w:val="24"/>
          <w:szCs w:val="24"/>
        </w:rPr>
        <w:t>(Foran, 2016</w:t>
      </w:r>
      <w:r w:rsidR="00D95DF0">
        <w:rPr>
          <w:rFonts w:ascii="Times New Roman" w:hAnsi="Times New Roman" w:cs="Times New Roman"/>
          <w:noProof/>
          <w:sz w:val="24"/>
          <w:szCs w:val="24"/>
        </w:rPr>
        <w:t xml:space="preserve">; </w:t>
      </w:r>
      <w:r w:rsidR="00D95DF0" w:rsidRPr="00645A0A">
        <w:rPr>
          <w:rFonts w:ascii="Times New Roman" w:hAnsi="Times New Roman" w:cs="Times New Roman"/>
          <w:noProof/>
          <w:sz w:val="24"/>
          <w:szCs w:val="24"/>
        </w:rPr>
        <w:t>Prokop, 2016; Sherfinski, 2017; Stein &amp; Cherkis, 2017; Vogel, 201</w:t>
      </w:r>
      <w:r w:rsidR="00D95DF0">
        <w:rPr>
          <w:rFonts w:ascii="Times New Roman" w:hAnsi="Times New Roman" w:cs="Times New Roman"/>
          <w:noProof/>
          <w:sz w:val="24"/>
          <w:szCs w:val="24"/>
        </w:rPr>
        <w:t>6</w:t>
      </w:r>
      <w:r w:rsidR="00D95DF0" w:rsidRPr="00645A0A">
        <w:rPr>
          <w:rFonts w:ascii="Times New Roman" w:hAnsi="Times New Roman" w:cs="Times New Roman"/>
          <w:noProof/>
          <w:sz w:val="24"/>
          <w:szCs w:val="24"/>
        </w:rPr>
        <w:t>)</w:t>
      </w:r>
      <w:r w:rsidRPr="004E4259">
        <w:rPr>
          <w:rFonts w:ascii="Times New Roman" w:hAnsi="Times New Roman" w:cs="Times New Roman"/>
          <w:sz w:val="24"/>
          <w:szCs w:val="24"/>
        </w:rPr>
        <w:t xml:space="preserve">. </w:t>
      </w:r>
    </w:p>
    <w:p w14:paraId="55CA220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Despite the lack of research into this particular field, the analysis that does exist on the internet’s role in politics provides context for my research. Before the internet was studied as a vessel for fundraising, it was seen more broadly as an agora of public discussion </w:t>
      </w:r>
      <w:r w:rsidRPr="00A36132">
        <w:rPr>
          <w:rFonts w:ascii="Times New Roman" w:hAnsi="Times New Roman" w:cs="Times New Roman"/>
          <w:noProof/>
          <w:sz w:val="24"/>
          <w:szCs w:val="24"/>
        </w:rPr>
        <w:t>(</w:t>
      </w:r>
      <w:r w:rsidR="00D95DF0" w:rsidRPr="00A36132">
        <w:rPr>
          <w:rFonts w:ascii="Times New Roman" w:hAnsi="Times New Roman" w:cs="Times New Roman"/>
          <w:noProof/>
          <w:sz w:val="24"/>
          <w:szCs w:val="24"/>
        </w:rPr>
        <w:t xml:space="preserve">di Gennaro &amp; Dutton, 2006; Gallego &amp; Cantijoch, 2010; </w:t>
      </w:r>
      <w:r w:rsidRPr="00A36132">
        <w:rPr>
          <w:rFonts w:ascii="Times New Roman" w:hAnsi="Times New Roman" w:cs="Times New Roman"/>
          <w:noProof/>
          <w:sz w:val="24"/>
          <w:szCs w:val="24"/>
        </w:rPr>
        <w:t>Gil de Zúñiga, Puig-I-Abril, &amp; Rojas</w:t>
      </w:r>
      <w:r>
        <w:rPr>
          <w:rFonts w:ascii="Times New Roman" w:hAnsi="Times New Roman" w:cs="Times New Roman"/>
          <w:noProof/>
          <w:sz w:val="24"/>
          <w:szCs w:val="24"/>
        </w:rPr>
        <w:t>,</w:t>
      </w:r>
      <w:r w:rsidRPr="00A36132">
        <w:rPr>
          <w:rFonts w:ascii="Times New Roman" w:hAnsi="Times New Roman" w:cs="Times New Roman"/>
          <w:noProof/>
          <w:sz w:val="24"/>
          <w:szCs w:val="24"/>
        </w:rPr>
        <w:t xml:space="preserve"> 2009; </w:t>
      </w:r>
      <w:r w:rsidR="002C141F">
        <w:rPr>
          <w:rFonts w:ascii="Times New Roman" w:hAnsi="Times New Roman" w:cs="Times New Roman"/>
          <w:noProof/>
          <w:sz w:val="24"/>
          <w:szCs w:val="24"/>
        </w:rPr>
        <w:t>Valenzuela</w:t>
      </w:r>
      <w:r w:rsidR="00D95DF0" w:rsidRPr="00A36132">
        <w:rPr>
          <w:rFonts w:ascii="Times New Roman" w:hAnsi="Times New Roman" w:cs="Times New Roman"/>
          <w:noProof/>
          <w:sz w:val="24"/>
          <w:szCs w:val="24"/>
        </w:rPr>
        <w:t xml:space="preserve">, Kim, &amp; Gil de Zúñiga, 2011; </w:t>
      </w:r>
      <w:r w:rsidRPr="00A36132">
        <w:rPr>
          <w:rFonts w:ascii="Times New Roman" w:hAnsi="Times New Roman" w:cs="Times New Roman"/>
          <w:noProof/>
          <w:sz w:val="24"/>
          <w:szCs w:val="24"/>
        </w:rPr>
        <w:t>Vesnic-Alujevic, 2012)</w:t>
      </w:r>
      <w:r w:rsidRPr="004E4259">
        <w:rPr>
          <w:rFonts w:ascii="Times New Roman" w:hAnsi="Times New Roman" w:cs="Times New Roman"/>
          <w:sz w:val="24"/>
          <w:szCs w:val="24"/>
        </w:rPr>
        <w:t xml:space="preserve">, a hub of political organizing </w:t>
      </w:r>
      <w:sdt>
        <w:sdtPr>
          <w:rPr>
            <w:rFonts w:ascii="Times New Roman" w:hAnsi="Times New Roman" w:cs="Times New Roman"/>
            <w:sz w:val="24"/>
            <w:szCs w:val="24"/>
          </w:rPr>
          <w:id w:val="-202816470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Jos18 \l 1033  \m Cog11 \m Lev10</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(Jost, et al., 2018; Cogburn &amp; Espinoza-Vasquez, 2011; Levenshus,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predictor of offline political capital </w:t>
      </w:r>
      <w:r w:rsidRPr="00645A0A">
        <w:rPr>
          <w:rFonts w:ascii="Times New Roman" w:hAnsi="Times New Roman" w:cs="Times New Roman"/>
          <w:noProof/>
          <w:sz w:val="24"/>
          <w:szCs w:val="24"/>
        </w:rPr>
        <w:t>(Gil de Zúñiga, Jung, &amp; Valenzuela</w:t>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2012; Hardina, 2005)</w:t>
      </w:r>
      <w:r w:rsidRPr="004E4259">
        <w:rPr>
          <w:rFonts w:ascii="Times New Roman" w:hAnsi="Times New Roman" w:cs="Times New Roman"/>
          <w:sz w:val="24"/>
          <w:szCs w:val="24"/>
        </w:rPr>
        <w:t xml:space="preserve">. The bulk of literature that explicitly focuses on online fundraising comes from the field of nonprofit organizational studies </w:t>
      </w:r>
      <w:r w:rsidR="002C141F" w:rsidRPr="00645A0A">
        <w:rPr>
          <w:rFonts w:ascii="Times New Roman" w:hAnsi="Times New Roman" w:cs="Times New Roman"/>
          <w:noProof/>
          <w:sz w:val="24"/>
          <w:szCs w:val="24"/>
        </w:rPr>
        <w:t>(Hazard, 2003;</w:t>
      </w:r>
      <w:r w:rsidR="002C141F" w:rsidRP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Karpf, 2010</w:t>
      </w:r>
      <w:r w:rsidR="002C141F" w:rsidRP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Marx DSW, 2008; Miller, 2009; Raihani &amp; Smith, 2015)</w:t>
      </w:r>
      <w:r w:rsidRPr="004E4259">
        <w:rPr>
          <w:rFonts w:ascii="Times New Roman" w:hAnsi="Times New Roman" w:cs="Times New Roman"/>
          <w:sz w:val="24"/>
          <w:szCs w:val="24"/>
        </w:rPr>
        <w:t>.</w:t>
      </w:r>
    </w:p>
    <w:p w14:paraId="46894129" w14:textId="7312E48B"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Although the study of the internet as a medium is relatively new to political science, research suggests that its communication methods are similar to traditional political communication and can be extrapolated to offline characteristics. The differences that are seen in online political communication, like lowered costs and eased barriers to entry, represent a “difference-of-degree” and not a paradigm shifting “difference-in-kind”</w:t>
      </w:r>
      <w:sdt>
        <w:sdtPr>
          <w:rPr>
            <w:rFonts w:ascii="Times New Roman" w:hAnsi="Times New Roman" w:cs="Times New Roman"/>
            <w:sz w:val="24"/>
            <w:szCs w:val="24"/>
          </w:rPr>
          <w:id w:val="-132304687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Kar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(Karpf,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Furthermore, there is a strong connection between online channels of communication in the form of social networks and offline connections and building and maintaining social capital from those offline connections </w:t>
      </w:r>
      <w:r w:rsidR="002C141F" w:rsidRPr="00645A0A">
        <w:rPr>
          <w:rFonts w:ascii="Times New Roman" w:hAnsi="Times New Roman" w:cs="Times New Roman"/>
          <w:noProof/>
          <w:sz w:val="24"/>
          <w:szCs w:val="24"/>
        </w:rPr>
        <w:t>(Cranshaw, Toch, Hong, Kittura, &amp; Sadeh, 2010</w:t>
      </w:r>
      <w:r w:rsid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Ellison, Steinfield, &amp; Lampe, 2006; Liben-Nowell, Novak, Kumar, Raghavan, &amp; Tomkins, 2005; Scellato, Ma</w:t>
      </w:r>
      <w:r w:rsidR="002C141F">
        <w:rPr>
          <w:rFonts w:ascii="Times New Roman" w:hAnsi="Times New Roman" w:cs="Times New Roman"/>
          <w:noProof/>
          <w:sz w:val="24"/>
          <w:szCs w:val="24"/>
        </w:rPr>
        <w:t>scolo, Musolesi, &amp; Latora, 2010</w:t>
      </w:r>
      <w:r w:rsidR="002C141F" w:rsidRPr="00645A0A">
        <w:rPr>
          <w:rFonts w:ascii="Times New Roman" w:hAnsi="Times New Roman" w:cs="Times New Roman"/>
          <w:noProof/>
          <w:sz w:val="24"/>
          <w:szCs w:val="24"/>
        </w:rPr>
        <w:t>)</w:t>
      </w:r>
      <w:r w:rsidRPr="004E4259">
        <w:rPr>
          <w:rFonts w:ascii="Times New Roman" w:hAnsi="Times New Roman" w:cs="Times New Roman"/>
          <w:sz w:val="24"/>
          <w:szCs w:val="24"/>
        </w:rPr>
        <w:t xml:space="preserve">. And online social networks have been used to study offline-based actions and beliefs like opinion polarization </w:t>
      </w:r>
      <w:sdt>
        <w:sdtPr>
          <w:rPr>
            <w:rFonts w:ascii="Times New Roman" w:hAnsi="Times New Roman" w:cs="Times New Roman"/>
            <w:sz w:val="24"/>
            <w:szCs w:val="24"/>
          </w:rPr>
          <w:id w:val="89593814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Lee14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(Lee, Choi, Kim, &amp; Kim, 2014)</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political polarization </w:t>
      </w:r>
      <w:sdt>
        <w:sdtPr>
          <w:rPr>
            <w:rFonts w:ascii="Times New Roman" w:hAnsi="Times New Roman" w:cs="Times New Roman"/>
            <w:sz w:val="24"/>
            <w:szCs w:val="24"/>
          </w:rPr>
          <w:id w:val="46925493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Han13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(Hanna, et al., 2013)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political participation </w:t>
      </w:r>
      <w:sdt>
        <w:sdtPr>
          <w:rPr>
            <w:rFonts w:ascii="Times New Roman" w:hAnsi="Times New Roman" w:cs="Times New Roman"/>
            <w:sz w:val="24"/>
            <w:szCs w:val="24"/>
          </w:rPr>
          <w:id w:val="111648603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Law10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(Lawrence, Sides, &amp; Farrell,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political discourse</w:t>
      </w:r>
      <w:sdt>
        <w:sdtPr>
          <w:rPr>
            <w:rFonts w:ascii="Times New Roman" w:hAnsi="Times New Roman" w:cs="Times New Roman"/>
            <w:sz w:val="24"/>
            <w:szCs w:val="24"/>
          </w:rPr>
          <w:id w:val="4433842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Kus09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(Kushin &amp; Kitchener,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r w:rsidR="002B32C6">
        <w:rPr>
          <w:rFonts w:ascii="Times New Roman" w:hAnsi="Times New Roman" w:cs="Times New Roman"/>
          <w:sz w:val="24"/>
          <w:szCs w:val="24"/>
        </w:rPr>
        <w:t xml:space="preserve">The bottom line is that online actions and behaviors have been found to mirror the offline world and they are frequently extrapolated to explain offline actions and behaviors by other studies in political science and communication. </w:t>
      </w:r>
      <w:r w:rsidRPr="004E4259">
        <w:rPr>
          <w:rFonts w:ascii="Times New Roman" w:hAnsi="Times New Roman" w:cs="Times New Roman"/>
          <w:sz w:val="24"/>
          <w:szCs w:val="24"/>
        </w:rPr>
        <w:t xml:space="preserve">My research builds upon these previous uses of online indicators of offline actions and beliefs to layer in political elites’ online communications to decipher the offline ideologies of non-elite actors. </w:t>
      </w:r>
    </w:p>
    <w:p w14:paraId="1A95A614" w14:textId="7266D62F"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Previous studies into these three different theories of donor motivation (motivated by access, motivated by geographic network, motivated by something other than geographic network, but not necessarily seeking access) treats each theory as if they are in a binary vacuum—either the single explanation they are testing is true or false. Instead, my research employs a methodology that can test all three at the same time. Furthermore, my research recognizes that different communities of donors could have separate interests and is theoretically able to identify each </w:t>
      </w:r>
      <w:r w:rsidRPr="004E4259">
        <w:rPr>
          <w:rFonts w:ascii="Times New Roman" w:hAnsi="Times New Roman" w:cs="Times New Roman"/>
          <w:sz w:val="24"/>
          <w:szCs w:val="24"/>
        </w:rPr>
        <w:lastRenderedPageBreak/>
        <w:t>community’s motivations. Perhaps some communities of donors are access-oriented, maybe other are more geographically based, and some could be motivated by certain policies.</w:t>
      </w:r>
      <w:r w:rsidR="00956D15">
        <w:rPr>
          <w:rFonts w:ascii="Times New Roman" w:hAnsi="Times New Roman" w:cs="Times New Roman"/>
          <w:sz w:val="24"/>
          <w:szCs w:val="24"/>
        </w:rPr>
        <w:t xml:space="preserve"> My research questions are: </w:t>
      </w:r>
      <w:r w:rsidR="00875593">
        <w:rPr>
          <w:rFonts w:ascii="Times New Roman" w:hAnsi="Times New Roman" w:cs="Times New Roman"/>
          <w:sz w:val="24"/>
          <w:szCs w:val="24"/>
        </w:rPr>
        <w:t>Can we connect candidates talking about specific policies and donors contributing to those campaigns</w:t>
      </w:r>
      <w:r w:rsidR="00956D15">
        <w:rPr>
          <w:rFonts w:ascii="Times New Roman" w:hAnsi="Times New Roman" w:cs="Times New Roman"/>
          <w:sz w:val="24"/>
          <w:szCs w:val="24"/>
        </w:rPr>
        <w:t>?</w:t>
      </w:r>
      <w:r w:rsidR="00875593">
        <w:rPr>
          <w:rFonts w:ascii="Times New Roman" w:hAnsi="Times New Roman" w:cs="Times New Roman"/>
          <w:sz w:val="24"/>
          <w:szCs w:val="24"/>
        </w:rPr>
        <w:t xml:space="preserve"> What are those issues that are attracting political donors?</w:t>
      </w:r>
    </w:p>
    <w:p w14:paraId="7A10FB1E" w14:textId="77777777" w:rsidR="00A36132" w:rsidRPr="004B5396" w:rsidRDefault="00A36132" w:rsidP="00A36132">
      <w:pPr>
        <w:spacing w:line="480" w:lineRule="auto"/>
        <w:rPr>
          <w:rFonts w:ascii="Times New Roman" w:hAnsi="Times New Roman" w:cs="Times New Roman"/>
          <w:b/>
          <w:sz w:val="24"/>
          <w:szCs w:val="24"/>
        </w:rPr>
      </w:pPr>
      <w:r w:rsidRPr="004B5396">
        <w:rPr>
          <w:rFonts w:ascii="Times New Roman" w:hAnsi="Times New Roman" w:cs="Times New Roman"/>
          <w:b/>
          <w:sz w:val="24"/>
          <w:szCs w:val="24"/>
        </w:rPr>
        <w:t>Measuring Ideology</w:t>
      </w:r>
    </w:p>
    <w:p w14:paraId="787EB464" w14:textId="29EDF194"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Fundamentally, my research is a methodology paper that proposes an experimental and novel way to consider the intersections between political donor communities</w:t>
      </w:r>
      <w:r w:rsidR="00E77BC1">
        <w:rPr>
          <w:rFonts w:ascii="Times New Roman" w:hAnsi="Times New Roman" w:cs="Times New Roman"/>
          <w:sz w:val="24"/>
          <w:szCs w:val="24"/>
        </w:rPr>
        <w:t xml:space="preserve"> and </w:t>
      </w:r>
      <w:r w:rsidRPr="004E4259">
        <w:rPr>
          <w:rFonts w:ascii="Times New Roman" w:hAnsi="Times New Roman" w:cs="Times New Roman"/>
          <w:sz w:val="24"/>
          <w:szCs w:val="24"/>
        </w:rPr>
        <w:t>social media communicatio</w:t>
      </w:r>
      <w:r w:rsidR="00E77BC1">
        <w:rPr>
          <w:rFonts w:ascii="Times New Roman" w:hAnsi="Times New Roman" w:cs="Times New Roman"/>
          <w:sz w:val="24"/>
          <w:szCs w:val="24"/>
        </w:rPr>
        <w:t>n</w:t>
      </w:r>
      <w:r w:rsidRPr="004E4259">
        <w:rPr>
          <w:rFonts w:ascii="Times New Roman" w:hAnsi="Times New Roman" w:cs="Times New Roman"/>
          <w:sz w:val="24"/>
          <w:szCs w:val="24"/>
        </w:rPr>
        <w:t>. The inspiration for attempting such research draws from previous attempts to uncover ideology and policy preferences of political actors using quantitatively-driven methods.</w:t>
      </w:r>
    </w:p>
    <w:p w14:paraId="2FDB6254"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As William Berry, one of the leading scholars in ideology estimation, put it in one of his papers, “Few concepts are more central to politics and policy than the ideology of citizens…but state politics and policy scholars have been particularly interested in citizen ideology as an agent of policy change”</w:t>
      </w:r>
      <w:r w:rsidR="00E456BA">
        <w:rPr>
          <w:rFonts w:ascii="Times New Roman" w:hAnsi="Times New Roman" w:cs="Times New Roman"/>
          <w:sz w:val="24"/>
          <w:szCs w:val="24"/>
        </w:rPr>
        <w:t xml:space="preserve"> (Berry, </w:t>
      </w:r>
      <w:proofErr w:type="spellStart"/>
      <w:r w:rsidR="00E456BA">
        <w:rPr>
          <w:rFonts w:ascii="Times New Roman" w:hAnsi="Times New Roman" w:cs="Times New Roman"/>
          <w:sz w:val="24"/>
          <w:szCs w:val="24"/>
        </w:rPr>
        <w:t>Ringquist</w:t>
      </w:r>
      <w:proofErr w:type="spellEnd"/>
      <w:r w:rsidR="00E456BA">
        <w:rPr>
          <w:rFonts w:ascii="Times New Roman" w:hAnsi="Times New Roman" w:cs="Times New Roman"/>
          <w:sz w:val="24"/>
          <w:szCs w:val="24"/>
        </w:rPr>
        <w:t>, Fording, &amp; Hanson, 2007)</w:t>
      </w:r>
      <w:r w:rsidRPr="004E4259">
        <w:rPr>
          <w:rFonts w:ascii="Times New Roman" w:hAnsi="Times New Roman" w:cs="Times New Roman"/>
          <w:sz w:val="24"/>
          <w:szCs w:val="24"/>
        </w:rPr>
        <w:t>. One could see the key to understanding changes in public policy as recognizing shifts in citizens’ ideologies.</w:t>
      </w:r>
    </w:p>
    <w:p w14:paraId="0E58100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debate on the best method to estimate the ideology of the electorate has traditionally broken down into two camps: those who use observational data to make inferences and those who primarily rely upon surveys. Each side has its proponents and detractors. Previous studies found compelling results in the estimation of U.S. states’ ideologies by looking at the outcomes of congressional elections, roll call votes of congressional delegations, interest-group ratings for members of Congress, and the partisanship and results of state elections </w:t>
      </w:r>
      <w:r w:rsidRPr="00645A0A">
        <w:rPr>
          <w:rFonts w:ascii="Times New Roman" w:hAnsi="Times New Roman" w:cs="Times New Roman"/>
          <w:noProof/>
          <w:sz w:val="24"/>
          <w:szCs w:val="24"/>
        </w:rPr>
        <w:t>(Berry, Ringquist, Fording, &amp; Hanson, 1998; Holbrook-Provow &amp; Poe, 1987)</w:t>
      </w:r>
      <w:r w:rsidRPr="004E4259">
        <w:rPr>
          <w:rFonts w:ascii="Times New Roman" w:hAnsi="Times New Roman" w:cs="Times New Roman"/>
          <w:sz w:val="24"/>
          <w:szCs w:val="24"/>
        </w:rPr>
        <w:t xml:space="preserve">. Meanwhile, survey-based research claimed to be able to make similar ideological estimations of aggregate populations by </w:t>
      </w:r>
      <w:r w:rsidRPr="004E4259">
        <w:rPr>
          <w:rFonts w:ascii="Times New Roman" w:hAnsi="Times New Roman" w:cs="Times New Roman"/>
          <w:sz w:val="24"/>
          <w:szCs w:val="24"/>
        </w:rPr>
        <w:lastRenderedPageBreak/>
        <w:t>extrapolating polling data</w:t>
      </w:r>
      <w:r w:rsidR="002C141F">
        <w:rPr>
          <w:rFonts w:ascii="Times New Roman" w:hAnsi="Times New Roman" w:cs="Times New Roman"/>
          <w:noProof/>
          <w:sz w:val="24"/>
          <w:szCs w:val="24"/>
        </w:rPr>
        <w:t xml:space="preserve"> </w:t>
      </w:r>
      <w:r w:rsidR="002C141F" w:rsidRPr="00645A0A">
        <w:rPr>
          <w:rFonts w:ascii="Times New Roman" w:hAnsi="Times New Roman" w:cs="Times New Roman"/>
          <w:noProof/>
          <w:sz w:val="24"/>
          <w:szCs w:val="24"/>
        </w:rPr>
        <w:t>(Brace, Arceneaux, Johnson, &amp; Ulbig, 2004</w:t>
      </w:r>
      <w:r w:rsidR="002C141F">
        <w:rPr>
          <w:rFonts w:ascii="Times New Roman" w:hAnsi="Times New Roman" w:cs="Times New Roman"/>
          <w:noProof/>
          <w:sz w:val="24"/>
          <w:szCs w:val="24"/>
        </w:rPr>
        <w:t>; Wright, Erikson, &amp; McIver, 1985</w:t>
      </w:r>
      <w:r w:rsidR="002C141F" w:rsidRPr="00645A0A">
        <w:rPr>
          <w:rFonts w:ascii="Times New Roman" w:hAnsi="Times New Roman" w:cs="Times New Roman"/>
          <w:noProof/>
          <w:sz w:val="24"/>
          <w:szCs w:val="24"/>
        </w:rPr>
        <w:t>)</w:t>
      </w:r>
      <w:r w:rsidRPr="004E4259">
        <w:rPr>
          <w:rFonts w:ascii="Times New Roman" w:hAnsi="Times New Roman" w:cs="Times New Roman"/>
          <w:sz w:val="24"/>
          <w:szCs w:val="24"/>
        </w:rPr>
        <w:t>. Eventually, Berry et al. concluded that inferred ideology and survey responses measured two fundamentally different things. They argued that results from action-observed methodologies indicate political mood, whereas surveys are a measurement of self-identified ideology. Unsurprisingly, they maintained that their non-survey method “is more appropriate when studying the impact of public opinion on public policy” because it’s based on people’s actual actions and not just their reported (but possibly unacted upon) feelings</w:t>
      </w:r>
      <w:r w:rsidR="00E456BA">
        <w:rPr>
          <w:rFonts w:ascii="Times New Roman" w:hAnsi="Times New Roman" w:cs="Times New Roman"/>
          <w:sz w:val="24"/>
          <w:szCs w:val="24"/>
        </w:rPr>
        <w:t xml:space="preserve"> (Berry, </w:t>
      </w:r>
      <w:proofErr w:type="spellStart"/>
      <w:r w:rsidR="00E456BA">
        <w:rPr>
          <w:rFonts w:ascii="Times New Roman" w:hAnsi="Times New Roman" w:cs="Times New Roman"/>
          <w:sz w:val="24"/>
          <w:szCs w:val="24"/>
        </w:rPr>
        <w:t>Ringquist</w:t>
      </w:r>
      <w:proofErr w:type="spellEnd"/>
      <w:r w:rsidR="00E456BA">
        <w:rPr>
          <w:rFonts w:ascii="Times New Roman" w:hAnsi="Times New Roman" w:cs="Times New Roman"/>
          <w:sz w:val="24"/>
          <w:szCs w:val="24"/>
        </w:rPr>
        <w:t>, Fording, &amp; Hanson, 2007).</w:t>
      </w:r>
      <w:r w:rsidRPr="004E4259">
        <w:rPr>
          <w:rFonts w:ascii="Times New Roman" w:hAnsi="Times New Roman" w:cs="Times New Roman"/>
          <w:sz w:val="24"/>
          <w:szCs w:val="24"/>
        </w:rPr>
        <w:t xml:space="preserve"> </w:t>
      </w:r>
    </w:p>
    <w:p w14:paraId="636C8CE6"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Beyond voters’ ideology, the ideology of political donors is also an ongoing topic in political science research. Hill and Huber point out that “we know relatively little about the contemporary representativeness of those who donate compared to the larger American electorate” despite money in American politics impacting who runs for office, helping to determine which candidates win elections, and the public fears about the influence of money on the political process </w:t>
      </w:r>
      <w:sdt>
        <w:sdtPr>
          <w:rPr>
            <w:rFonts w:ascii="Times New Roman" w:hAnsi="Times New Roman" w:cs="Times New Roman"/>
            <w:sz w:val="24"/>
            <w:szCs w:val="24"/>
          </w:rPr>
          <w:id w:val="-165213231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Hil16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(Hill &amp; Huber,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56664D03"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most comprehensive study of political donors’ ideology is Adam Bonica’s “Mapping the Ideological Marketplace” </w:t>
      </w:r>
      <w:r w:rsidR="00E456BA">
        <w:rPr>
          <w:rFonts w:ascii="Times New Roman" w:hAnsi="Times New Roman" w:cs="Times New Roman"/>
          <w:noProof/>
          <w:sz w:val="24"/>
          <w:szCs w:val="24"/>
        </w:rPr>
        <w:t>(Bonica,</w:t>
      </w:r>
      <w:r w:rsidR="00E456BA" w:rsidRPr="00645A0A">
        <w:rPr>
          <w:rFonts w:ascii="Times New Roman" w:hAnsi="Times New Roman" w:cs="Times New Roman"/>
          <w:noProof/>
          <w:sz w:val="24"/>
          <w:szCs w:val="24"/>
        </w:rPr>
        <w:t xml:space="preserve"> 2014)</w:t>
      </w:r>
      <w:r w:rsidRPr="004E4259">
        <w:rPr>
          <w:rFonts w:ascii="Times New Roman" w:hAnsi="Times New Roman" w:cs="Times New Roman"/>
          <w:sz w:val="24"/>
          <w:szCs w:val="24"/>
        </w:rPr>
        <w:t xml:space="preserve">. Bonica used over 100 million contribution records from state and federal elections to create ideological ideal point estimates for every candidate and donor in his data. The comprehensiveness of his data allows him to map virtually any person that has made a political contribution between 1972 and 2012 onto a “common space” with candidates and PACs to make coherent liberal-conservative ideological estimations across a wide variety of political actors. </w:t>
      </w:r>
    </w:p>
    <w:p w14:paraId="2DA556CA"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While not the focus of his paper, he does incorporate donors’ policy preferences as a part of his discussion in his findings. He uses the example of the 2012 Republican presidential primary </w:t>
      </w:r>
      <w:r w:rsidRPr="004E4259">
        <w:rPr>
          <w:rFonts w:ascii="Times New Roman" w:hAnsi="Times New Roman" w:cs="Times New Roman"/>
          <w:sz w:val="24"/>
          <w:szCs w:val="24"/>
        </w:rPr>
        <w:lastRenderedPageBreak/>
        <w:t>candidates and examines how pro-choice or pro-life their donors were. He estimates their pro-choice/ pro-life level by classifying each contributor based on whether they donated to a pro-life organ</w:t>
      </w:r>
      <w:r>
        <w:rPr>
          <w:rFonts w:ascii="Times New Roman" w:hAnsi="Times New Roman" w:cs="Times New Roman"/>
          <w:sz w:val="24"/>
          <w:szCs w:val="24"/>
        </w:rPr>
        <w:t>ization or ballot initiative (e.g.,</w:t>
      </w:r>
      <w:r w:rsidRPr="004E4259">
        <w:rPr>
          <w:rFonts w:ascii="Times New Roman" w:hAnsi="Times New Roman" w:cs="Times New Roman"/>
          <w:sz w:val="24"/>
          <w:szCs w:val="24"/>
        </w:rPr>
        <w:t xml:space="preserve"> Right to Life) or a pro-choice organi</w:t>
      </w:r>
      <w:r>
        <w:rPr>
          <w:rFonts w:ascii="Times New Roman" w:hAnsi="Times New Roman" w:cs="Times New Roman"/>
          <w:sz w:val="24"/>
          <w:szCs w:val="24"/>
        </w:rPr>
        <w:t>zation or ballot initiative (e.g.,</w:t>
      </w:r>
      <w:r w:rsidRPr="004E4259">
        <w:rPr>
          <w:rFonts w:ascii="Times New Roman" w:hAnsi="Times New Roman" w:cs="Times New Roman"/>
          <w:sz w:val="24"/>
          <w:szCs w:val="24"/>
        </w:rPr>
        <w:t xml:space="preserve"> NARAL). He then calculated each donors’ “pro-life proportions” by dividing their total pro-life contributions by the total of their pro-life and pro-choice contributions. This simplicity works for his ad hoc analysis of pro-life donors in the 2012 Republican presidential primary, but it has some holes when using it to make broad judgements. For example, it does not consider donors who contribute to candidates. Although candidates campaign on many policy issues, it cannot be discounted that donors contribute to campaigns solely based on one issue. In other words, donors could have contributed to candidates solely because they supported that candidate’s policy on being pro-life or pro-choice, but that would not have been picked up in</w:t>
      </w:r>
      <w:r w:rsidR="00497477">
        <w:rPr>
          <w:rFonts w:ascii="Times New Roman" w:hAnsi="Times New Roman" w:cs="Times New Roman"/>
          <w:sz w:val="24"/>
          <w:szCs w:val="24"/>
        </w:rPr>
        <w:t xml:space="preserve"> Bonica’s explanation.</w:t>
      </w:r>
      <w:r w:rsidRPr="004E4259">
        <w:rPr>
          <w:rFonts w:ascii="Times New Roman" w:hAnsi="Times New Roman" w:cs="Times New Roman"/>
          <w:sz w:val="24"/>
          <w:szCs w:val="24"/>
        </w:rPr>
        <w:t xml:space="preserve"> My research seeks to fill this research gap of identifying the issues that motivate political donors by using a similar “common space” approach as Bonica but adds network analysis and social media data to determine the issues that political candidates publicly </w:t>
      </w:r>
      <w:r w:rsidR="00497477">
        <w:rPr>
          <w:rFonts w:ascii="Times New Roman" w:hAnsi="Times New Roman" w:cs="Times New Roman"/>
          <w:sz w:val="24"/>
          <w:szCs w:val="24"/>
        </w:rPr>
        <w:t xml:space="preserve">champion to attempt to </w:t>
      </w:r>
      <w:r w:rsidRPr="004E4259">
        <w:rPr>
          <w:rFonts w:ascii="Times New Roman" w:hAnsi="Times New Roman" w:cs="Times New Roman"/>
          <w:sz w:val="24"/>
          <w:szCs w:val="24"/>
        </w:rPr>
        <w:t xml:space="preserve">uncover the policy issues that motivate political donors. </w:t>
      </w:r>
    </w:p>
    <w:p w14:paraId="3AFF5009" w14:textId="4DDE6F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ab/>
        <w:t xml:space="preserve">Bonica’s methodology has </w:t>
      </w:r>
      <w:r w:rsidR="00875593">
        <w:rPr>
          <w:rFonts w:ascii="Times New Roman" w:hAnsi="Times New Roman" w:cs="Times New Roman"/>
          <w:sz w:val="24"/>
          <w:szCs w:val="24"/>
        </w:rPr>
        <w:t xml:space="preserve">recently </w:t>
      </w:r>
      <w:r w:rsidRPr="004E4259">
        <w:rPr>
          <w:rFonts w:ascii="Times New Roman" w:hAnsi="Times New Roman" w:cs="Times New Roman"/>
          <w:sz w:val="24"/>
          <w:szCs w:val="24"/>
        </w:rPr>
        <w:t xml:space="preserve">been challenged. Hill and Huber compared Bonica’s ideology scores to survey data from the 2012 Cooperative Congressional Election Survey (CCES). They concluded that only examining political donations did not do an adequate job of estimating ideology on a spectrum. They conceded that donations could be helpful for sorting people into Democratic and Republican groups but did a poor job of placing donors on an ideological spectrum intraparty. They concluded that this is the case because candidate and donor ideology are only weakly connected, and that even low-dollar donors contribute to competitive campaigns where their donations can have the biggest impact </w:t>
      </w:r>
      <w:sdt>
        <w:sdtPr>
          <w:rPr>
            <w:rFonts w:ascii="Times New Roman" w:hAnsi="Times New Roman" w:cs="Times New Roman"/>
            <w:sz w:val="24"/>
            <w:szCs w:val="24"/>
          </w:rPr>
          <w:id w:val="122918572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Hil16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(Hill &amp; Huber, 2016)</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w:t>
      </w:r>
    </w:p>
    <w:p w14:paraId="6FAE3C23"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Bonica responded by validating his own scores based on direct comparisons of 30 CCES policy items. He stated that, ultimately, his ideology scores are “powerful predictors of policy preferences for a wide range of issues and successfully discriminate within party” </w:t>
      </w:r>
      <w:r w:rsidR="00E456BA">
        <w:rPr>
          <w:rFonts w:ascii="Times New Roman" w:hAnsi="Times New Roman" w:cs="Times New Roman"/>
          <w:noProof/>
          <w:sz w:val="24"/>
          <w:szCs w:val="24"/>
        </w:rPr>
        <w:t xml:space="preserve">(Bonica, </w:t>
      </w:r>
      <w:r w:rsidR="00E456BA" w:rsidRPr="00645A0A">
        <w:rPr>
          <w:rFonts w:ascii="Times New Roman" w:hAnsi="Times New Roman" w:cs="Times New Roman"/>
          <w:noProof/>
          <w:sz w:val="24"/>
          <w:szCs w:val="24"/>
        </w:rPr>
        <w:t>2017)</w:t>
      </w:r>
      <w:r w:rsidRPr="004E4259">
        <w:rPr>
          <w:rFonts w:ascii="Times New Roman" w:hAnsi="Times New Roman" w:cs="Times New Roman"/>
          <w:sz w:val="24"/>
          <w:szCs w:val="24"/>
        </w:rPr>
        <w:t>.</w:t>
      </w:r>
    </w:p>
    <w:p w14:paraId="0A4606E0"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While my research is most closely related to Bonica’s, it is persuaded by Hill and Huber’s findings in that it utilizes a community-based approach that does not rely on exact individual placement along a continuum. Placement in my spatial network is only significant in determination of statistical communities. Where Bonica uses this placement to extract ideology on a left-right continuum, I layer on social media data to create policy ideologies of the aggregate communities. Social media data has not widely been used in this fashion. But my findings show that it can be used as an additional variable in the understanding of networks of social connections between elite and non-elite political actors.</w:t>
      </w:r>
    </w:p>
    <w:p w14:paraId="3B82721A" w14:textId="77777777" w:rsidR="00A36132" w:rsidRPr="004E4259" w:rsidRDefault="00A36132" w:rsidP="00A36132">
      <w:pPr>
        <w:spacing w:line="480" w:lineRule="auto"/>
        <w:ind w:firstLine="360"/>
        <w:jc w:val="center"/>
        <w:rPr>
          <w:rFonts w:ascii="Times New Roman" w:hAnsi="Times New Roman" w:cs="Times New Roman"/>
          <w:b/>
          <w:sz w:val="24"/>
          <w:szCs w:val="24"/>
        </w:rPr>
      </w:pPr>
      <w:r w:rsidRPr="004E4259">
        <w:rPr>
          <w:rFonts w:ascii="Times New Roman" w:hAnsi="Times New Roman" w:cs="Times New Roman"/>
          <w:b/>
          <w:sz w:val="24"/>
          <w:szCs w:val="24"/>
        </w:rPr>
        <w:t>Method</w:t>
      </w:r>
    </w:p>
    <w:p w14:paraId="1660282A"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To determine if there is a correlation between communities of donors and the policy issues in the online communications of political candidates, I used an original and novel methodology. I took</w:t>
      </w:r>
      <w:r w:rsidR="00E77BC1">
        <w:rPr>
          <w:rFonts w:ascii="Times New Roman" w:hAnsi="Times New Roman" w:cs="Times New Roman"/>
          <w:sz w:val="24"/>
          <w:szCs w:val="24"/>
        </w:rPr>
        <w:t xml:space="preserve"> three</w:t>
      </w:r>
      <w:r w:rsidRPr="004E4259">
        <w:rPr>
          <w:rFonts w:ascii="Times New Roman" w:hAnsi="Times New Roman" w:cs="Times New Roman"/>
          <w:sz w:val="24"/>
          <w:szCs w:val="24"/>
        </w:rPr>
        <w:t xml:space="preserve"> principle steps: creation of donor community scores, creation of online communication topic scores,</w:t>
      </w:r>
      <w:r w:rsidR="00E77BC1">
        <w:rPr>
          <w:rFonts w:ascii="Times New Roman" w:hAnsi="Times New Roman" w:cs="Times New Roman"/>
          <w:sz w:val="24"/>
          <w:szCs w:val="24"/>
        </w:rPr>
        <w:t xml:space="preserve"> and</w:t>
      </w:r>
      <w:r w:rsidRPr="004E4259">
        <w:rPr>
          <w:rFonts w:ascii="Times New Roman" w:hAnsi="Times New Roman" w:cs="Times New Roman"/>
          <w:sz w:val="24"/>
          <w:szCs w:val="24"/>
        </w:rPr>
        <w:t xml:space="preserve"> traditional statistical analysis determining if there is a correlation between the donor scores and topic scores. </w:t>
      </w:r>
    </w:p>
    <w:p w14:paraId="01F18923" w14:textId="77777777"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Donor Scores</w:t>
      </w:r>
    </w:p>
    <w:p w14:paraId="2A26A7D5"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To create donors scores, I started with all 92,807 political contributions to candidates for Wisconsin State Senate and State Assembly in 2015 and up to the fall 2016 election. These donations were pulled from the Wisconsin Campaign Finance Information System </w:t>
      </w:r>
      <w:sdt>
        <w:sdtPr>
          <w:rPr>
            <w:rFonts w:ascii="Times New Roman" w:hAnsi="Times New Roman" w:cs="Times New Roman"/>
            <w:sz w:val="24"/>
            <w:szCs w:val="24"/>
          </w:rPr>
          <w:id w:val="-184485066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Wis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 xml:space="preserve">(Wisconsin </w:t>
          </w:r>
          <w:r w:rsidRPr="00645A0A">
            <w:rPr>
              <w:rFonts w:ascii="Times New Roman" w:hAnsi="Times New Roman" w:cs="Times New Roman"/>
              <w:noProof/>
              <w:sz w:val="24"/>
              <w:szCs w:val="24"/>
            </w:rPr>
            <w:lastRenderedPageBreak/>
            <w:t>Ethics Commission, n.d.)</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I then removed any contributions made anonymously (currently, contributions under $50 can be given anonymously) or unitemized. This step left 92,284 donations. </w:t>
      </w:r>
    </w:p>
    <w:p w14:paraId="28015EFD" w14:textId="345188BF"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Next, I made the data uniform (removed punctuation, made all names lowercase, etc.) and used </w:t>
      </w:r>
      <w:proofErr w:type="spellStart"/>
      <w:r w:rsidRPr="004E4259">
        <w:rPr>
          <w:rFonts w:ascii="Times New Roman" w:hAnsi="Times New Roman" w:cs="Times New Roman"/>
          <w:sz w:val="24"/>
          <w:szCs w:val="24"/>
        </w:rPr>
        <w:t>OpenRefine</w:t>
      </w:r>
      <w:proofErr w:type="spellEnd"/>
      <w:r w:rsidRPr="004E4259">
        <w:rPr>
          <w:rFonts w:ascii="Times New Roman" w:hAnsi="Times New Roman" w:cs="Times New Roman"/>
          <w:sz w:val="24"/>
          <w:szCs w:val="24"/>
        </w:rPr>
        <w:t xml:space="preserve"> </w:t>
      </w:r>
      <w:sdt>
        <w:sdtPr>
          <w:rPr>
            <w:rFonts w:ascii="Times New Roman" w:hAnsi="Times New Roman" w:cs="Times New Roman"/>
            <w:sz w:val="24"/>
            <w:szCs w:val="24"/>
          </w:rPr>
          <w:id w:val="167861559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Ham13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(Ham, 2013)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to stem names to identify people who might be the same person, but were entered differently. For example, if one campaign reported a contribution from Jim Smith, and another reported a donation from James Smith, both records </w:t>
      </w:r>
      <w:r w:rsidR="00E456BA">
        <w:rPr>
          <w:rFonts w:ascii="Times New Roman" w:hAnsi="Times New Roman" w:cs="Times New Roman"/>
          <w:sz w:val="24"/>
          <w:szCs w:val="24"/>
        </w:rPr>
        <w:t>were changed to be identical (e.g.,</w:t>
      </w:r>
      <w:r w:rsidRPr="004E4259">
        <w:rPr>
          <w:rFonts w:ascii="Times New Roman" w:hAnsi="Times New Roman" w:cs="Times New Roman"/>
          <w:sz w:val="24"/>
          <w:szCs w:val="24"/>
        </w:rPr>
        <w:t xml:space="preserve"> Jim Smith). To ensure that people who had the same name, but were different people, were not counted as the same individual, I added their zip code to the end of their name t</w:t>
      </w:r>
      <w:r w:rsidR="00E456BA">
        <w:rPr>
          <w:rFonts w:ascii="Times New Roman" w:hAnsi="Times New Roman" w:cs="Times New Roman"/>
          <w:sz w:val="24"/>
          <w:szCs w:val="24"/>
        </w:rPr>
        <w:t>o create a unique identifier (e.g.,</w:t>
      </w:r>
      <w:r w:rsidRPr="004E4259">
        <w:rPr>
          <w:rFonts w:ascii="Times New Roman" w:hAnsi="Times New Roman" w:cs="Times New Roman"/>
          <w:sz w:val="24"/>
          <w:szCs w:val="24"/>
        </w:rPr>
        <w:t xml:space="preserve"> Jim Smith: </w:t>
      </w:r>
      <w:r>
        <w:rPr>
          <w:rFonts w:ascii="Times New Roman" w:hAnsi="Times New Roman" w:cs="Times New Roman"/>
          <w:sz w:val="24"/>
          <w:szCs w:val="24"/>
        </w:rPr>
        <w:t>01234</w:t>
      </w:r>
      <w:r w:rsidRPr="004E4259">
        <w:rPr>
          <w:rFonts w:ascii="Times New Roman" w:hAnsi="Times New Roman" w:cs="Times New Roman"/>
          <w:sz w:val="24"/>
          <w:szCs w:val="24"/>
        </w:rPr>
        <w:t xml:space="preserve">). </w:t>
      </w:r>
      <w:r w:rsidR="00956D15">
        <w:rPr>
          <w:rFonts w:ascii="Times New Roman" w:hAnsi="Times New Roman" w:cs="Times New Roman"/>
          <w:sz w:val="24"/>
          <w:szCs w:val="24"/>
        </w:rPr>
        <w:t xml:space="preserve">I manually checked to see if it would be an issue that multiple people in the same zip code would get stemmed to the same name and found that this was not a concern for the analysis. </w:t>
      </w:r>
      <w:r w:rsidRPr="004E4259">
        <w:rPr>
          <w:rFonts w:ascii="Times New Roman" w:hAnsi="Times New Roman" w:cs="Times New Roman"/>
          <w:sz w:val="24"/>
          <w:szCs w:val="24"/>
        </w:rPr>
        <w:t xml:space="preserve">I then tallied up how many contributions came from each unique identifier. I kept only the donations from people that made more than one contribution. I did this for two main reasons. First, removing these excessive donors allowed for more computational efficiency. Second, I wanted to focus on donors with potentially identifiable policy preferences. It would be difficult to identify the policy issues that motivates donors that gave a single donation because there are so many different reasons that someone could make a donation that has nothing to do with policy. For example, I could donate money to a family member or friend who is running for office. Instances like this one would be much less likely in people who gave multiple contributions and therefore are more engaged in the political donation process. It should be noted, that I kept donations from people who gave multiple times, but only to one candidate. This </w:t>
      </w:r>
      <w:r w:rsidR="00875593">
        <w:rPr>
          <w:rFonts w:ascii="Times New Roman" w:hAnsi="Times New Roman" w:cs="Times New Roman"/>
          <w:sz w:val="24"/>
          <w:szCs w:val="24"/>
        </w:rPr>
        <w:t>filtering</w:t>
      </w:r>
      <w:r w:rsidRPr="004E4259">
        <w:rPr>
          <w:rFonts w:ascii="Times New Roman" w:hAnsi="Times New Roman" w:cs="Times New Roman"/>
          <w:sz w:val="24"/>
          <w:szCs w:val="24"/>
        </w:rPr>
        <w:t xml:space="preserve"> left me with </w:t>
      </w:r>
      <w:r w:rsidR="00875593">
        <w:rPr>
          <w:rFonts w:ascii="Times New Roman" w:hAnsi="Times New Roman" w:cs="Times New Roman"/>
          <w:sz w:val="24"/>
          <w:szCs w:val="24"/>
        </w:rPr>
        <w:t xml:space="preserve">data on </w:t>
      </w:r>
      <w:r w:rsidRPr="004E4259">
        <w:rPr>
          <w:rFonts w:ascii="Times New Roman" w:hAnsi="Times New Roman" w:cs="Times New Roman"/>
          <w:sz w:val="24"/>
          <w:szCs w:val="24"/>
        </w:rPr>
        <w:t xml:space="preserve">29,990 donations. </w:t>
      </w:r>
    </w:p>
    <w:p w14:paraId="57A5DAC3"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 xml:space="preserve">After this data preparation process, I calculated the statistical communities within the donor network using </w:t>
      </w:r>
      <w:proofErr w:type="spellStart"/>
      <w:r w:rsidRPr="004E4259">
        <w:rPr>
          <w:rFonts w:ascii="Times New Roman" w:hAnsi="Times New Roman" w:cs="Times New Roman"/>
          <w:sz w:val="24"/>
          <w:szCs w:val="24"/>
        </w:rPr>
        <w:t>Gephi</w:t>
      </w:r>
      <w:proofErr w:type="spellEnd"/>
      <w:r w:rsidRPr="004E4259">
        <w:rPr>
          <w:rFonts w:ascii="Times New Roman" w:hAnsi="Times New Roman" w:cs="Times New Roman"/>
          <w:sz w:val="24"/>
          <w:szCs w:val="24"/>
        </w:rPr>
        <w:t xml:space="preserve"> </w:t>
      </w:r>
      <w:sdt>
        <w:sdtPr>
          <w:rPr>
            <w:rFonts w:ascii="Times New Roman" w:hAnsi="Times New Roman" w:cs="Times New Roman"/>
            <w:sz w:val="24"/>
            <w:szCs w:val="24"/>
          </w:rPr>
          <w:id w:val="-28573156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Bas09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(Bastian, Heymann, &amp; Mathieu,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In essence, the political donor landscape can be thought of as a network of nodes (donors and politicians) who are connected by edges (political contributions). We can then use modular community detection to identify smaller statistical clusters within the community based on the number of shared connections between nodes (</w:t>
      </w:r>
      <w:r>
        <w:rPr>
          <w:rFonts w:ascii="Times New Roman" w:hAnsi="Times New Roman" w:cs="Times New Roman"/>
          <w:sz w:val="24"/>
          <w:szCs w:val="24"/>
        </w:rPr>
        <w:t>see Figure 1</w:t>
      </w:r>
      <w:r w:rsidRPr="004E4259">
        <w:rPr>
          <w:rFonts w:ascii="Times New Roman" w:hAnsi="Times New Roman" w:cs="Times New Roman"/>
          <w:sz w:val="24"/>
          <w:szCs w:val="24"/>
        </w:rPr>
        <w:t xml:space="preserve">). Specifically, I utilized Newman’s modularity—the most widely used modularity detection method </w:t>
      </w:r>
      <w:sdt>
        <w:sdtPr>
          <w:rPr>
            <w:rFonts w:ascii="Times New Roman" w:hAnsi="Times New Roman" w:cs="Times New Roman"/>
            <w:sz w:val="24"/>
            <w:szCs w:val="24"/>
          </w:rPr>
          <w:id w:val="-106910935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McS09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(McSweeney, 2009)</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For example, if nodes A, B, C, and D are all connected to each other, but only share sparse connections to the rest of the network, they are identified as being in a distinct community. To best visualize the network, I used the Yifan Hu layout algorithm </w:t>
      </w:r>
      <w:sdt>
        <w:sdtPr>
          <w:rPr>
            <w:rFonts w:ascii="Times New Roman" w:hAnsi="Times New Roman" w:cs="Times New Roman"/>
            <w:sz w:val="24"/>
            <w:szCs w:val="24"/>
          </w:rPr>
          <w:id w:val="-307625975"/>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HuY05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(Hu, 2005)</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This algorithm is force-directed—meaning that it tries to polarize the network away from each other, but nodes are kept more compact when they share more connections. In this application, we see that the network forms two polarized clusters: Democrats and Republicans. For the sake of this analysis, the most important component is noting the statistical cluster that every donor belongs </w:t>
      </w:r>
      <w:r>
        <w:rPr>
          <w:rFonts w:ascii="Times New Roman" w:hAnsi="Times New Roman" w:cs="Times New Roman"/>
          <w:sz w:val="24"/>
          <w:szCs w:val="24"/>
        </w:rPr>
        <w:t xml:space="preserve">to </w:t>
      </w:r>
      <w:r w:rsidRPr="004E4259">
        <w:rPr>
          <w:rFonts w:ascii="Times New Roman" w:hAnsi="Times New Roman" w:cs="Times New Roman"/>
          <w:sz w:val="24"/>
          <w:szCs w:val="24"/>
        </w:rPr>
        <w:t>because my hypothesis rests on these clusters sharing some identifiable common characteristic like donating to candidates who talk about similar policy issues or contributing to candidates in a geographic area (</w:t>
      </w:r>
      <w:r>
        <w:rPr>
          <w:rFonts w:ascii="Times New Roman" w:hAnsi="Times New Roman" w:cs="Times New Roman"/>
          <w:sz w:val="24"/>
          <w:szCs w:val="24"/>
        </w:rPr>
        <w:t>see Figure 1</w:t>
      </w:r>
      <w:r w:rsidRPr="004E4259">
        <w:rPr>
          <w:rFonts w:ascii="Times New Roman" w:hAnsi="Times New Roman" w:cs="Times New Roman"/>
          <w:sz w:val="24"/>
          <w:szCs w:val="24"/>
        </w:rPr>
        <w:t xml:space="preserve">). </w:t>
      </w:r>
    </w:p>
    <w:p w14:paraId="10C6564A" w14:textId="363B2B85"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used these clusters to create donor cluster scores for every candidate. I kept the calculation of these scores simple. However, more sophisticated modeling could be used in the future or if a similar analysis is done at a larger scale. For every candidate, I calculated the percent of their donations that came from each cluster. I then multiplied that number by the percent that t</w:t>
      </w:r>
      <w:r w:rsidR="00875593">
        <w:rPr>
          <w:rFonts w:ascii="Times New Roman" w:hAnsi="Times New Roman" w:cs="Times New Roman"/>
          <w:sz w:val="24"/>
          <w:szCs w:val="24"/>
        </w:rPr>
        <w:t xml:space="preserve">he </w:t>
      </w:r>
      <w:r w:rsidRPr="004E4259">
        <w:rPr>
          <w:rFonts w:ascii="Times New Roman" w:hAnsi="Times New Roman" w:cs="Times New Roman"/>
          <w:sz w:val="24"/>
          <w:szCs w:val="24"/>
        </w:rPr>
        <w:t xml:space="preserve">cluster’s donations would get the candidate to a “competitive fundraising total.” To determine the total amount that a campaign would need to raise to get to a “competitive fundraising total,” I took the median contribution total to campaigns in competitive seats. I used Bonneau and Hall’s </w:t>
      </w:r>
      <w:r w:rsidRPr="004E4259">
        <w:rPr>
          <w:rFonts w:ascii="Times New Roman" w:hAnsi="Times New Roman" w:cs="Times New Roman"/>
          <w:sz w:val="24"/>
          <w:szCs w:val="24"/>
        </w:rPr>
        <w:lastRenderedPageBreak/>
        <w:t>definition that elections in which no candidate wo</w:t>
      </w:r>
      <w:r w:rsidR="00872BE8">
        <w:rPr>
          <w:rFonts w:ascii="Times New Roman" w:hAnsi="Times New Roman" w:cs="Times New Roman"/>
          <w:sz w:val="24"/>
          <w:szCs w:val="24"/>
        </w:rPr>
        <w:t>n more than 60% of the vote as being</w:t>
      </w:r>
      <w:r w:rsidRPr="004E4259">
        <w:rPr>
          <w:rFonts w:ascii="Times New Roman" w:hAnsi="Times New Roman" w:cs="Times New Roman"/>
          <w:sz w:val="24"/>
          <w:szCs w:val="24"/>
        </w:rPr>
        <w:t xml:space="preserve"> competitive </w:t>
      </w:r>
      <w:sdt>
        <w:sdtPr>
          <w:rPr>
            <w:rFonts w:ascii="Times New Roman" w:hAnsi="Times New Roman" w:cs="Times New Roman"/>
            <w:sz w:val="24"/>
            <w:szCs w:val="24"/>
          </w:rPr>
          <w:id w:val="540565016"/>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Bon03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(Bonneau &amp; Hall, 2003)</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In this case, I took the medians of 2016 fundraising totals for seats that were won with less than 60% of the vote in 2014. For State Senate elections that were competitive, the median competitive campaign raised $336,868.93. Competitive State Assembly campaigns had a median of $57,446.74 in contributions. The formula looks like this: ((amount raised from donor</w:t>
      </w:r>
      <w:r>
        <w:rPr>
          <w:rFonts w:ascii="Times New Roman" w:hAnsi="Times New Roman" w:cs="Times New Roman"/>
          <w:sz w:val="24"/>
          <w:szCs w:val="24"/>
        </w:rPr>
        <w:t xml:space="preserve"> cluster / total amount raised x 100) x </w:t>
      </w:r>
      <w:r w:rsidRPr="004E4259">
        <w:rPr>
          <w:rFonts w:ascii="Times New Roman" w:hAnsi="Times New Roman" w:cs="Times New Roman"/>
          <w:sz w:val="24"/>
          <w:szCs w:val="24"/>
        </w:rPr>
        <w:t xml:space="preserve">(amount raised from donor cluster </w:t>
      </w:r>
      <w:r>
        <w:rPr>
          <w:rFonts w:ascii="Times New Roman" w:hAnsi="Times New Roman" w:cs="Times New Roman"/>
          <w:sz w:val="24"/>
          <w:szCs w:val="24"/>
        </w:rPr>
        <w:t>/ competitive fundraising total x 100)</w:t>
      </w:r>
      <w:r w:rsidRPr="004E4259">
        <w:rPr>
          <w:rFonts w:ascii="Times New Roman" w:hAnsi="Times New Roman" w:cs="Times New Roman"/>
          <w:sz w:val="24"/>
          <w:szCs w:val="24"/>
        </w:rPr>
        <w:t>). For example, say that Jane Doe for Assembly raised $20,000 in total, $10,000 of which came from donors in donor cluster 1. Jane Doe’s donor cluster 1 score</w:t>
      </w:r>
      <w:r>
        <w:rPr>
          <w:rFonts w:ascii="Times New Roman" w:hAnsi="Times New Roman" w:cs="Times New Roman"/>
          <w:sz w:val="24"/>
          <w:szCs w:val="24"/>
        </w:rPr>
        <w:t xml:space="preserve"> would be 5.5 (($10,000 / 20,000 x 100) x ($10,000 / 54,449.20 x 100))</w:t>
      </w:r>
      <w:r w:rsidR="00875593">
        <w:rPr>
          <w:rFonts w:ascii="Times New Roman" w:hAnsi="Times New Roman" w:cs="Times New Roman"/>
          <w:sz w:val="24"/>
          <w:szCs w:val="24"/>
        </w:rPr>
        <w:t>.</w:t>
      </w:r>
      <w:r w:rsidRPr="004E4259">
        <w:rPr>
          <w:rFonts w:ascii="Times New Roman" w:hAnsi="Times New Roman" w:cs="Times New Roman"/>
          <w:sz w:val="24"/>
          <w:szCs w:val="24"/>
        </w:rPr>
        <w:t xml:space="preserve"> I calculated these donor scores in this fashion to balance the potential impact of a single donor community on the campaigns while also considering the scale of the donations. If a single community was responsible for 100% of a candidate’s donations, that candidate is strongly connected to that community. However, if that candidate only raised $1,000, that community’s impact should be treated less than a candidate who raised $200,000 and received 70% of their contributions from a single community. </w:t>
      </w:r>
    </w:p>
    <w:p w14:paraId="23E91A7E" w14:textId="77777777"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Topic Scores</w:t>
      </w:r>
    </w:p>
    <w:p w14:paraId="40AA23CC"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After I calculated donor scores for every candidate, I moved my focus towards creating social media communication topic scores for every candidate based on the issues that they posted about on Twitter and Facebook. I chose to analyze social media data because it the most accessible and quantifiable data that is available on campaigns’ communication efforts. </w:t>
      </w:r>
    </w:p>
    <w:p w14:paraId="5A2C22A6"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First, I manually collected the Twitter handles and Facebook usernames of every candidate running for Wisconsin State Assembly and State Senate. I included both official legislative social media accounts and campaign accounts. Although this might skew </w:t>
      </w:r>
      <w:r w:rsidR="00872BE8">
        <w:rPr>
          <w:rFonts w:ascii="Times New Roman" w:hAnsi="Times New Roman" w:cs="Times New Roman"/>
          <w:sz w:val="24"/>
          <w:szCs w:val="24"/>
        </w:rPr>
        <w:t xml:space="preserve">the </w:t>
      </w:r>
      <w:r w:rsidRPr="004E4259">
        <w:rPr>
          <w:rFonts w:ascii="Times New Roman" w:hAnsi="Times New Roman" w:cs="Times New Roman"/>
          <w:sz w:val="24"/>
          <w:szCs w:val="24"/>
        </w:rPr>
        <w:t xml:space="preserve">number of posts made by </w:t>
      </w:r>
      <w:r w:rsidRPr="004E4259">
        <w:rPr>
          <w:rFonts w:ascii="Times New Roman" w:hAnsi="Times New Roman" w:cs="Times New Roman"/>
          <w:sz w:val="24"/>
          <w:szCs w:val="24"/>
        </w:rPr>
        <w:lastRenderedPageBreak/>
        <w:t xml:space="preserve">politicians in office (who have both official legislative and campaign accounts), this holistic approach best captures the entirety of a political donors’ potential experience with a candidates’ online presence. I used this list of accounts to collect all tweets and Facebook posts from these accounts from January 1, 2015 through November 8, 2016 (election day) through the Twitter </w:t>
      </w:r>
      <w:sdt>
        <w:sdtPr>
          <w:rPr>
            <w:rFonts w:ascii="Times New Roman" w:hAnsi="Times New Roman" w:cs="Times New Roman"/>
            <w:sz w:val="24"/>
            <w:szCs w:val="24"/>
          </w:rPr>
          <w:id w:val="-1144808224"/>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Kea17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(Kearney, 2017)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Facebook</w:t>
      </w:r>
      <w:sdt>
        <w:sdtPr>
          <w:rPr>
            <w:rFonts w:ascii="Times New Roman" w:hAnsi="Times New Roman" w:cs="Times New Roman"/>
            <w:sz w:val="24"/>
            <w:szCs w:val="24"/>
          </w:rPr>
          <w:id w:val="-31071844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CITATION Bar17 \l 1033 </w:instrText>
          </w:r>
          <w:r w:rsidRPr="004E425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645A0A">
            <w:rPr>
              <w:rFonts w:ascii="Times New Roman" w:hAnsi="Times New Roman" w:cs="Times New Roman"/>
              <w:noProof/>
              <w:sz w:val="24"/>
              <w:szCs w:val="24"/>
            </w:rPr>
            <w:t>(Barbera, Piccirlli, Geisler, &amp; van Atteveldt, 2017)</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APIs. In total, I collected 82,851 posts.</w:t>
      </w:r>
    </w:p>
    <w:p w14:paraId="6A3A1677"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To determine the issues that each candidate talked about on social media, I trained a neural network in R using the quanteda package </w:t>
      </w:r>
      <w:sdt>
        <w:sdtPr>
          <w:rPr>
            <w:rFonts w:ascii="Times New Roman" w:hAnsi="Times New Roman" w:cs="Times New Roman"/>
            <w:sz w:val="24"/>
            <w:szCs w:val="24"/>
          </w:rPr>
          <w:id w:val="-57774900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Ben18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(Benoit, 2018)</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To create a training and test set, I hand-coded a randomized 15%—12,428—of the posts (10% for a training set, 5% for test set). I inductively created a codebook based on the topics that were being posted about—the same method employed by some of the most famous political science studies </w:t>
      </w:r>
      <w:sdt>
        <w:sdtPr>
          <w:rPr>
            <w:rFonts w:ascii="Times New Roman" w:hAnsi="Times New Roman" w:cs="Times New Roman"/>
            <w:sz w:val="24"/>
            <w:szCs w:val="24"/>
          </w:rPr>
          <w:id w:val="567538752"/>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Her92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(Hershey, 1992)</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I made sure to differentiate between the view point that the post represented. For example, there was not just one “marijuana” category, instead, there were “pro-marijuana” and “anti-marijuana” categories. After coding all of the posts, I collapsed categories with fewer than 20 posts, or .16% of total posts, into the “other” category. In a perfect world, I could have kept these categories. However, there just weren’t enough training posts for the neural network to properly be able to categorize posts in these categories. For the sake of accuracy in the model, I had to put them into the “other” category. I also collapsed categories that fell under similar themes but differed slightly in specific policy. For example, I originally had, “pro-right-to-work” and “anti-union” categories that were combined into a more general “conservative on economic issues” category. I ultimately ended up with 28 categories. </w:t>
      </w:r>
    </w:p>
    <w:p w14:paraId="517CBD1A"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I implemented a supervised latent dirichlet allocation model to train a neural network to classify the posts </w:t>
      </w:r>
      <w:sdt>
        <w:sdtPr>
          <w:rPr>
            <w:rFonts w:ascii="Times New Roman" w:hAnsi="Times New Roman" w:cs="Times New Roman"/>
            <w:sz w:val="24"/>
            <w:szCs w:val="24"/>
          </w:rPr>
          <w:id w:val="-1242475663"/>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CITATION Ble08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(Blei &amp; McAuliffe, 2008)</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As with the selection of any machine learning </w:t>
      </w:r>
      <w:r w:rsidRPr="004E4259">
        <w:rPr>
          <w:rFonts w:ascii="Times New Roman" w:hAnsi="Times New Roman" w:cs="Times New Roman"/>
          <w:sz w:val="24"/>
          <w:szCs w:val="24"/>
        </w:rPr>
        <w:lastRenderedPageBreak/>
        <w:t xml:space="preserve">algorithm, there are pros and cons. Latent dirichlet allocation models are generally used on data sets with fewer topics than my 28. However, it performs best when there is a small number of specific words that make the text document likely to be in a topic—a methodology that works well with short texts like tweets and Facebook posts. </w:t>
      </w:r>
    </w:p>
    <w:p w14:paraId="396F8189"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used my training set to train the model to classify posts based on the classifications I gave the posts in my training set. I then measured the accuracy of my model by running it on my pre-coded test set and comparing whether the model’s output matched my hand coding. The model was not extremely accurate but performed admirably with 57.58% accuracy. This number may seem low. However, it is considerably better than if the model just assigned outputs at random (that would have a 3.57% accuracy). In addition, the model seemed to get close, but not quite there on many topics. For example, I classified this post, “Today @</w:t>
      </w:r>
      <w:proofErr w:type="spellStart"/>
      <w:r w:rsidRPr="004E4259">
        <w:rPr>
          <w:rFonts w:ascii="Times New Roman" w:hAnsi="Times New Roman" w:cs="Times New Roman"/>
          <w:sz w:val="24"/>
          <w:szCs w:val="24"/>
        </w:rPr>
        <w:t>JonErpenbach</w:t>
      </w:r>
      <w:proofErr w:type="spellEnd"/>
      <w:r w:rsidRPr="004E4259">
        <w:rPr>
          <w:rFonts w:ascii="Times New Roman" w:hAnsi="Times New Roman" w:cs="Times New Roman"/>
          <w:sz w:val="24"/>
          <w:szCs w:val="24"/>
        </w:rPr>
        <w:t xml:space="preserve"> &amp; I unveiled bill that offers veterans immediate mental health care </w:t>
      </w:r>
      <w:proofErr w:type="spellStart"/>
      <w:r w:rsidRPr="004E4259">
        <w:rPr>
          <w:rFonts w:ascii="Times New Roman" w:hAnsi="Times New Roman" w:cs="Times New Roman"/>
          <w:sz w:val="24"/>
          <w:szCs w:val="24"/>
        </w:rPr>
        <w:t>svcs</w:t>
      </w:r>
      <w:proofErr w:type="spellEnd"/>
      <w:r w:rsidRPr="004E4259">
        <w:rPr>
          <w:rFonts w:ascii="Times New Roman" w:hAnsi="Times New Roman" w:cs="Times New Roman"/>
          <w:sz w:val="24"/>
          <w:szCs w:val="24"/>
        </w:rPr>
        <w:t>. during VA wait times” as being in the “veterans issues/ King veterans home” category, but the model classified it as “liberal healthcare”—a discrepancy that could be argued either way if done by hand coders. I was concerned that the model’s minor discrepancies on individual posts would adversely impact the next step of creating topic scores for each candidate. However, the scores held face validity. For example, Representative David Bowen</w:t>
      </w:r>
      <w:r w:rsidR="007545DA">
        <w:rPr>
          <w:rFonts w:ascii="Times New Roman" w:hAnsi="Times New Roman" w:cs="Times New Roman"/>
          <w:sz w:val="24"/>
          <w:szCs w:val="24"/>
        </w:rPr>
        <w:t xml:space="preserve"> (D-Milwaukee)</w:t>
      </w:r>
      <w:r w:rsidRPr="004E4259">
        <w:rPr>
          <w:rFonts w:ascii="Times New Roman" w:hAnsi="Times New Roman" w:cs="Times New Roman"/>
          <w:sz w:val="24"/>
          <w:szCs w:val="24"/>
        </w:rPr>
        <w:t>, a well-known civil-rights activist had a high topic score for “race issues,” Representative Melissa Sargent</w:t>
      </w:r>
      <w:r w:rsidR="007545DA">
        <w:rPr>
          <w:rFonts w:ascii="Times New Roman" w:hAnsi="Times New Roman" w:cs="Times New Roman"/>
          <w:sz w:val="24"/>
          <w:szCs w:val="24"/>
        </w:rPr>
        <w:t xml:space="preserve"> (D-Madison)</w:t>
      </w:r>
      <w:r w:rsidRPr="004E4259">
        <w:rPr>
          <w:rFonts w:ascii="Times New Roman" w:hAnsi="Times New Roman" w:cs="Times New Roman"/>
          <w:sz w:val="24"/>
          <w:szCs w:val="24"/>
        </w:rPr>
        <w:t xml:space="preserve">, an advocate of women’s health scored a high topic score for “pro-choice/ women’s health,” and Representative </w:t>
      </w:r>
      <w:r w:rsidR="007545DA">
        <w:rPr>
          <w:rFonts w:ascii="Times New Roman" w:hAnsi="Times New Roman" w:cs="Times New Roman"/>
          <w:sz w:val="24"/>
          <w:szCs w:val="24"/>
        </w:rPr>
        <w:t>John</w:t>
      </w:r>
      <w:r w:rsidRPr="004E4259">
        <w:rPr>
          <w:rFonts w:ascii="Times New Roman" w:hAnsi="Times New Roman" w:cs="Times New Roman"/>
          <w:sz w:val="24"/>
          <w:szCs w:val="24"/>
        </w:rPr>
        <w:t xml:space="preserve"> Nygren</w:t>
      </w:r>
      <w:r w:rsidR="007545DA">
        <w:rPr>
          <w:rFonts w:ascii="Times New Roman" w:hAnsi="Times New Roman" w:cs="Times New Roman"/>
          <w:sz w:val="24"/>
          <w:szCs w:val="24"/>
        </w:rPr>
        <w:t xml:space="preserve"> (R-Marinette)</w:t>
      </w:r>
      <w:r w:rsidRPr="004E4259">
        <w:rPr>
          <w:rFonts w:ascii="Times New Roman" w:hAnsi="Times New Roman" w:cs="Times New Roman"/>
          <w:sz w:val="24"/>
          <w:szCs w:val="24"/>
        </w:rPr>
        <w:t xml:space="preserve">, the main proponent of the Heroin, Opioid Prevention and Education (HOPE) Agenda, and whose daughter has publicly struggled with substance abuse, received a high topic score for “drug abuse and prevention.” </w:t>
      </w:r>
    </w:p>
    <w:p w14:paraId="05C93E9D"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lastRenderedPageBreak/>
        <w:t>While I admit that the model is not perfect, machine learning—especially applied to natural language processing—remains an extremely experimental field, and this method is the best that I could implement. I attempted to closely follow other ground-breaking work in this</w:t>
      </w:r>
      <w:r w:rsidR="007545DA">
        <w:rPr>
          <w:rFonts w:ascii="Times New Roman" w:hAnsi="Times New Roman" w:cs="Times New Roman"/>
          <w:sz w:val="24"/>
          <w:szCs w:val="24"/>
        </w:rPr>
        <w:t xml:space="preserve"> area</w:t>
      </w:r>
      <w:r w:rsidRPr="004E4259">
        <w:rPr>
          <w:rFonts w:ascii="Times New Roman" w:hAnsi="Times New Roman" w:cs="Times New Roman"/>
          <w:sz w:val="24"/>
          <w:szCs w:val="24"/>
        </w:rPr>
        <w:t xml:space="preserve"> </w:t>
      </w:r>
      <w:sdt>
        <w:sdtPr>
          <w:rPr>
            <w:rFonts w:ascii="Times New Roman" w:hAnsi="Times New Roman" w:cs="Times New Roman"/>
            <w:sz w:val="24"/>
            <w:szCs w:val="24"/>
          </w:rPr>
          <w:id w:val="848990627"/>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Yan10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(Yano &amp; Smith, 2010)</w:t>
          </w:r>
          <w:r w:rsidRPr="004E4259">
            <w:rPr>
              <w:rFonts w:ascii="Times New Roman" w:hAnsi="Times New Roman" w:cs="Times New Roman"/>
              <w:sz w:val="24"/>
              <w:szCs w:val="24"/>
            </w:rPr>
            <w:fldChar w:fldCharType="end"/>
          </w:r>
        </w:sdtContent>
      </w:sdt>
      <w:r w:rsidRPr="004E4259">
        <w:rPr>
          <w:rFonts w:ascii="Times New Roman" w:hAnsi="Times New Roman" w:cs="Times New Roman"/>
          <w:sz w:val="24"/>
          <w:szCs w:val="24"/>
        </w:rPr>
        <w:t xml:space="preserve"> and could be a beneficiary of </w:t>
      </w:r>
      <w:r w:rsidR="00D95DF0">
        <w:rPr>
          <w:rFonts w:ascii="Times New Roman" w:hAnsi="Times New Roman" w:cs="Times New Roman"/>
          <w:sz w:val="24"/>
          <w:szCs w:val="24"/>
        </w:rPr>
        <w:t xml:space="preserve">other </w:t>
      </w:r>
      <w:r w:rsidRPr="004E4259">
        <w:rPr>
          <w:rFonts w:ascii="Times New Roman" w:hAnsi="Times New Roman" w:cs="Times New Roman"/>
          <w:sz w:val="24"/>
          <w:szCs w:val="24"/>
        </w:rPr>
        <w:t xml:space="preserve">ongoing research into text classification from </w:t>
      </w:r>
      <w:r>
        <w:rPr>
          <w:rFonts w:ascii="Times New Roman" w:hAnsi="Times New Roman" w:cs="Times New Roman"/>
          <w:sz w:val="24"/>
          <w:szCs w:val="24"/>
        </w:rPr>
        <w:t>other researchers</w:t>
      </w:r>
      <w:r w:rsidRPr="004E4259">
        <w:rPr>
          <w:rFonts w:ascii="Times New Roman" w:hAnsi="Times New Roman" w:cs="Times New Roman"/>
          <w:sz w:val="24"/>
          <w:szCs w:val="24"/>
        </w:rPr>
        <w:t xml:space="preserve"> </w:t>
      </w:r>
      <w:sdt>
        <w:sdtPr>
          <w:rPr>
            <w:rFonts w:ascii="Times New Roman" w:hAnsi="Times New Roman" w:cs="Times New Roman"/>
            <w:sz w:val="24"/>
            <w:szCs w:val="24"/>
          </w:rPr>
          <w:id w:val="307216258"/>
          <w:citation/>
        </w:sdtPr>
        <w:sdtEndPr/>
        <w:sdtContent>
          <w:r w:rsidRPr="004E4259">
            <w:rPr>
              <w:rFonts w:ascii="Times New Roman" w:hAnsi="Times New Roman" w:cs="Times New Roman"/>
              <w:sz w:val="24"/>
              <w:szCs w:val="24"/>
            </w:rPr>
            <w:fldChar w:fldCharType="begin"/>
          </w:r>
          <w:r w:rsidRPr="004E4259">
            <w:rPr>
              <w:rFonts w:ascii="Times New Roman" w:hAnsi="Times New Roman" w:cs="Times New Roman"/>
              <w:sz w:val="24"/>
              <w:szCs w:val="24"/>
            </w:rPr>
            <w:instrText xml:space="preserve"> CITATION Qua15 \l 1033 </w:instrText>
          </w:r>
          <w:r w:rsidRPr="004E4259">
            <w:rPr>
              <w:rFonts w:ascii="Times New Roman" w:hAnsi="Times New Roman" w:cs="Times New Roman"/>
              <w:sz w:val="24"/>
              <w:szCs w:val="24"/>
            </w:rPr>
            <w:fldChar w:fldCharType="separate"/>
          </w:r>
          <w:r w:rsidRPr="00645A0A">
            <w:rPr>
              <w:rFonts w:ascii="Times New Roman" w:hAnsi="Times New Roman" w:cs="Times New Roman"/>
              <w:noProof/>
              <w:sz w:val="24"/>
              <w:szCs w:val="24"/>
            </w:rPr>
            <w:t>(Quan, Zhang, Xu, &amp; Hossain, 2015)</w:t>
          </w:r>
          <w:r w:rsidRPr="004E4259">
            <w:rPr>
              <w:rFonts w:ascii="Times New Roman" w:hAnsi="Times New Roman" w:cs="Times New Roman"/>
              <w:sz w:val="24"/>
              <w:szCs w:val="24"/>
            </w:rPr>
            <w:fldChar w:fldCharType="end"/>
          </w:r>
        </w:sdtContent>
      </w:sdt>
      <w:r w:rsidR="00903185">
        <w:rPr>
          <w:rFonts w:ascii="Times New Roman" w:hAnsi="Times New Roman" w:cs="Times New Roman"/>
          <w:sz w:val="24"/>
          <w:szCs w:val="24"/>
        </w:rPr>
        <w:t>.</w:t>
      </w:r>
      <w:r w:rsidRPr="004E4259">
        <w:rPr>
          <w:rFonts w:ascii="Times New Roman" w:hAnsi="Times New Roman" w:cs="Times New Roman"/>
          <w:sz w:val="24"/>
          <w:szCs w:val="24"/>
        </w:rPr>
        <w:t xml:space="preserve">  Hopefully, in the future, a more accurate and easily implementable method for classification will be developed. But for now, my model is accurate enough when taken in aggregate to continue my analysis. </w:t>
      </w:r>
    </w:p>
    <w:p w14:paraId="1473B859"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I calculated topic scores in a nearly identical manner to the donor scores. I took the percent of a candidate’s posts that were classified as belonging to each topic and multip</w:t>
      </w:r>
      <w:r w:rsidR="007545DA">
        <w:rPr>
          <w:rFonts w:ascii="Times New Roman" w:hAnsi="Times New Roman" w:cs="Times New Roman"/>
          <w:sz w:val="24"/>
          <w:szCs w:val="24"/>
        </w:rPr>
        <w:t xml:space="preserve">lied it by the number of posts </w:t>
      </w:r>
      <w:r w:rsidRPr="004E4259">
        <w:rPr>
          <w:rFonts w:ascii="Times New Roman" w:hAnsi="Times New Roman" w:cs="Times New Roman"/>
          <w:sz w:val="24"/>
          <w:szCs w:val="24"/>
        </w:rPr>
        <w:t xml:space="preserve">on each topic divided by the “competitive post total” (the median number </w:t>
      </w:r>
      <w:r w:rsidR="007545DA">
        <w:rPr>
          <w:rFonts w:ascii="Times New Roman" w:hAnsi="Times New Roman" w:cs="Times New Roman"/>
          <w:sz w:val="24"/>
          <w:szCs w:val="24"/>
        </w:rPr>
        <w:t xml:space="preserve">of </w:t>
      </w:r>
      <w:r w:rsidRPr="004E4259">
        <w:rPr>
          <w:rFonts w:ascii="Times New Roman" w:hAnsi="Times New Roman" w:cs="Times New Roman"/>
          <w:sz w:val="24"/>
          <w:szCs w:val="24"/>
        </w:rPr>
        <w:t>posts made the competitive campaigns) of 210. The formula is: ((pos</w:t>
      </w:r>
      <w:r>
        <w:rPr>
          <w:rFonts w:ascii="Times New Roman" w:hAnsi="Times New Roman" w:cs="Times New Roman"/>
          <w:sz w:val="24"/>
          <w:szCs w:val="24"/>
        </w:rPr>
        <w:t xml:space="preserve">ts about topic A / total posts x 100) x </w:t>
      </w:r>
      <w:r w:rsidRPr="004E4259">
        <w:rPr>
          <w:rFonts w:ascii="Times New Roman" w:hAnsi="Times New Roman" w:cs="Times New Roman"/>
          <w:sz w:val="24"/>
          <w:szCs w:val="24"/>
        </w:rPr>
        <w:t>(posts about to</w:t>
      </w:r>
      <w:r>
        <w:rPr>
          <w:rFonts w:ascii="Times New Roman" w:hAnsi="Times New Roman" w:cs="Times New Roman"/>
          <w:sz w:val="24"/>
          <w:szCs w:val="24"/>
        </w:rPr>
        <w:t>pic A / competitive post total x 100))</w:t>
      </w:r>
      <w:r w:rsidRPr="004E4259">
        <w:rPr>
          <w:rFonts w:ascii="Times New Roman" w:hAnsi="Times New Roman" w:cs="Times New Roman"/>
          <w:sz w:val="24"/>
          <w:szCs w:val="24"/>
        </w:rPr>
        <w:t xml:space="preserve">. For example, if Jane Doe made 100 posts about topic </w:t>
      </w:r>
      <w:proofErr w:type="spellStart"/>
      <w:r w:rsidRPr="004E4259">
        <w:rPr>
          <w:rFonts w:ascii="Times New Roman" w:hAnsi="Times New Roman" w:cs="Times New Roman"/>
          <w:sz w:val="24"/>
          <w:szCs w:val="24"/>
        </w:rPr>
        <w:t>A</w:t>
      </w:r>
      <w:proofErr w:type="spellEnd"/>
      <w:r w:rsidRPr="004E4259">
        <w:rPr>
          <w:rFonts w:ascii="Times New Roman" w:hAnsi="Times New Roman" w:cs="Times New Roman"/>
          <w:sz w:val="24"/>
          <w:szCs w:val="24"/>
        </w:rPr>
        <w:t xml:space="preserve"> out of 200 total posts, her topic A score would be 7.6 ((100</w:t>
      </w:r>
      <w:r>
        <w:rPr>
          <w:rFonts w:ascii="Times New Roman" w:hAnsi="Times New Roman" w:cs="Times New Roman"/>
          <w:sz w:val="24"/>
          <w:szCs w:val="24"/>
        </w:rPr>
        <w:t xml:space="preserve"> </w:t>
      </w:r>
      <w:r w:rsidRPr="004E4259">
        <w:rPr>
          <w:rFonts w:ascii="Times New Roman" w:hAnsi="Times New Roman" w:cs="Times New Roman"/>
          <w:sz w:val="24"/>
          <w:szCs w:val="24"/>
        </w:rPr>
        <w:t>/</w:t>
      </w:r>
      <w:r>
        <w:rPr>
          <w:rFonts w:ascii="Times New Roman" w:hAnsi="Times New Roman" w:cs="Times New Roman"/>
          <w:sz w:val="24"/>
          <w:szCs w:val="24"/>
        </w:rPr>
        <w:t xml:space="preserve"> 200 x 100) x </w:t>
      </w:r>
      <w:r w:rsidRPr="004E4259">
        <w:rPr>
          <w:rFonts w:ascii="Times New Roman" w:hAnsi="Times New Roman" w:cs="Times New Roman"/>
          <w:sz w:val="24"/>
          <w:szCs w:val="24"/>
        </w:rPr>
        <w:t>(100</w:t>
      </w:r>
      <w:r>
        <w:rPr>
          <w:rFonts w:ascii="Times New Roman" w:hAnsi="Times New Roman" w:cs="Times New Roman"/>
          <w:sz w:val="24"/>
          <w:szCs w:val="24"/>
        </w:rPr>
        <w:t xml:space="preserve"> </w:t>
      </w:r>
      <w:r w:rsidRPr="004E4259">
        <w:rPr>
          <w:rFonts w:ascii="Times New Roman" w:hAnsi="Times New Roman" w:cs="Times New Roman"/>
          <w:sz w:val="24"/>
          <w:szCs w:val="24"/>
        </w:rPr>
        <w:t>/</w:t>
      </w:r>
      <w:r>
        <w:rPr>
          <w:rFonts w:ascii="Times New Roman" w:hAnsi="Times New Roman" w:cs="Times New Roman"/>
          <w:sz w:val="24"/>
          <w:szCs w:val="24"/>
        </w:rPr>
        <w:t xml:space="preserve"> 148.5 x 100))</w:t>
      </w:r>
      <w:r w:rsidRPr="004E4259">
        <w:rPr>
          <w:rFonts w:ascii="Times New Roman" w:hAnsi="Times New Roman" w:cs="Times New Roman"/>
          <w:sz w:val="24"/>
          <w:szCs w:val="24"/>
        </w:rPr>
        <w:t xml:space="preserve">. Again, this simple method was employed to balance how much a campaign focuses on a single topic versus scale. If a single topic makes up only a small percent of a candidate’s posts, but that candidate posts so much that the raw number is greater than other campaign’s total posts, that candidate’s topic score should be reflected as being high. </w:t>
      </w:r>
    </w:p>
    <w:p w14:paraId="3673E15C" w14:textId="77777777" w:rsidR="00A36132" w:rsidRPr="00717B76" w:rsidRDefault="00A36132" w:rsidP="00A36132">
      <w:pPr>
        <w:spacing w:line="480" w:lineRule="auto"/>
        <w:rPr>
          <w:rFonts w:ascii="Times New Roman" w:hAnsi="Times New Roman" w:cs="Times New Roman"/>
          <w:b/>
          <w:sz w:val="24"/>
          <w:szCs w:val="24"/>
        </w:rPr>
      </w:pPr>
      <w:r w:rsidRPr="00717B76">
        <w:rPr>
          <w:rFonts w:ascii="Times New Roman" w:hAnsi="Times New Roman" w:cs="Times New Roman"/>
          <w:b/>
          <w:sz w:val="24"/>
          <w:szCs w:val="24"/>
        </w:rPr>
        <w:t>Statistical Analysis</w:t>
      </w:r>
    </w:p>
    <w:p w14:paraId="169954A6"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Next, I statistically analyzed to see if there was a correlation between any of the donor and topic scores. First, I calculated a correlation coefficient for every combin</w:t>
      </w:r>
      <w:r>
        <w:rPr>
          <w:rFonts w:ascii="Times New Roman" w:hAnsi="Times New Roman" w:cs="Times New Roman"/>
          <w:sz w:val="24"/>
          <w:szCs w:val="24"/>
        </w:rPr>
        <w:t>ation of donor and topic scores</w:t>
      </w:r>
      <w:r w:rsidR="00E1581B">
        <w:rPr>
          <w:rFonts w:ascii="Times New Roman" w:hAnsi="Times New Roman" w:cs="Times New Roman"/>
          <w:sz w:val="24"/>
          <w:szCs w:val="24"/>
        </w:rPr>
        <w:t xml:space="preserve">. </w:t>
      </w:r>
      <w:r w:rsidRPr="004E4259">
        <w:rPr>
          <w:rFonts w:ascii="Times New Roman" w:hAnsi="Times New Roman" w:cs="Times New Roman"/>
          <w:sz w:val="24"/>
          <w:szCs w:val="24"/>
        </w:rPr>
        <w:t>Next, I calculated the statistical significance of the combinations by first calculating their p-values and converted those to an adjust</w:t>
      </w:r>
      <w:r w:rsidR="007545DA">
        <w:rPr>
          <w:rFonts w:ascii="Times New Roman" w:hAnsi="Times New Roman" w:cs="Times New Roman"/>
          <w:sz w:val="24"/>
          <w:szCs w:val="24"/>
        </w:rPr>
        <w:t>ed</w:t>
      </w:r>
      <w:r w:rsidRPr="004E4259">
        <w:rPr>
          <w:rFonts w:ascii="Times New Roman" w:hAnsi="Times New Roman" w:cs="Times New Roman"/>
          <w:sz w:val="24"/>
          <w:szCs w:val="24"/>
        </w:rPr>
        <w:t xml:space="preserve"> p-value. I opted to convert the p-values to adjusted p-values because I wanted to control for a false discovery rate since I was computing a large </w:t>
      </w:r>
      <w:r w:rsidRPr="004E4259">
        <w:rPr>
          <w:rFonts w:ascii="Times New Roman" w:hAnsi="Times New Roman" w:cs="Times New Roman"/>
          <w:sz w:val="24"/>
          <w:szCs w:val="24"/>
        </w:rPr>
        <w:lastRenderedPageBreak/>
        <w:t xml:space="preserve">number of—364—p-values. </w:t>
      </w:r>
      <w:r w:rsidR="007545DA">
        <w:rPr>
          <w:rFonts w:ascii="Times New Roman" w:hAnsi="Times New Roman" w:cs="Times New Roman"/>
          <w:sz w:val="24"/>
          <w:szCs w:val="24"/>
        </w:rPr>
        <w:t>I then o</w:t>
      </w:r>
      <w:r w:rsidRPr="004E4259">
        <w:rPr>
          <w:rFonts w:ascii="Times New Roman" w:hAnsi="Times New Roman" w:cs="Times New Roman"/>
          <w:sz w:val="24"/>
          <w:szCs w:val="24"/>
        </w:rPr>
        <w:t xml:space="preserve">verlaid the statistically significant donor groups and topic combinations (those with a p-value &lt; .05) </w:t>
      </w:r>
      <w:r>
        <w:rPr>
          <w:rFonts w:ascii="Times New Roman" w:hAnsi="Times New Roman" w:cs="Times New Roman"/>
          <w:sz w:val="24"/>
          <w:szCs w:val="24"/>
        </w:rPr>
        <w:t xml:space="preserve">(see Figure </w:t>
      </w:r>
      <w:r w:rsidR="00E1581B">
        <w:rPr>
          <w:rFonts w:ascii="Times New Roman" w:hAnsi="Times New Roman" w:cs="Times New Roman"/>
          <w:sz w:val="24"/>
          <w:szCs w:val="24"/>
        </w:rPr>
        <w:t>2</w:t>
      </w:r>
      <w:r>
        <w:rPr>
          <w:rFonts w:ascii="Times New Roman" w:hAnsi="Times New Roman" w:cs="Times New Roman"/>
          <w:sz w:val="24"/>
          <w:szCs w:val="24"/>
        </w:rPr>
        <w:t>)</w:t>
      </w:r>
      <w:r w:rsidRPr="004E4259">
        <w:rPr>
          <w:rFonts w:ascii="Times New Roman" w:hAnsi="Times New Roman" w:cs="Times New Roman"/>
          <w:sz w:val="24"/>
          <w:szCs w:val="24"/>
        </w:rPr>
        <w:t>.</w:t>
      </w:r>
    </w:p>
    <w:p w14:paraId="1351300F" w14:textId="77777777" w:rsidR="00A36132" w:rsidRPr="004E4259" w:rsidRDefault="00A36132" w:rsidP="00A36132">
      <w:pPr>
        <w:spacing w:line="480" w:lineRule="auto"/>
        <w:ind w:firstLine="360"/>
        <w:jc w:val="center"/>
        <w:rPr>
          <w:rFonts w:ascii="Times New Roman" w:hAnsi="Times New Roman" w:cs="Times New Roman"/>
          <w:b/>
          <w:sz w:val="24"/>
          <w:szCs w:val="24"/>
        </w:rPr>
      </w:pPr>
      <w:r>
        <w:rPr>
          <w:rFonts w:ascii="Times New Roman" w:hAnsi="Times New Roman" w:cs="Times New Roman"/>
          <w:b/>
          <w:sz w:val="24"/>
          <w:szCs w:val="24"/>
        </w:rPr>
        <w:t>Results</w:t>
      </w:r>
    </w:p>
    <w:p w14:paraId="2CAD7B6E"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My analysis set out to uncover the issues that motivate co</w:t>
      </w:r>
      <w:r w:rsidR="007545DA">
        <w:rPr>
          <w:rFonts w:ascii="Times New Roman" w:hAnsi="Times New Roman" w:cs="Times New Roman"/>
          <w:sz w:val="24"/>
          <w:szCs w:val="24"/>
        </w:rPr>
        <w:t xml:space="preserve">mmunities of political donors </w:t>
      </w:r>
      <w:r w:rsidR="00370F3F">
        <w:rPr>
          <w:rFonts w:ascii="Times New Roman" w:hAnsi="Times New Roman" w:cs="Times New Roman"/>
          <w:sz w:val="24"/>
          <w:szCs w:val="24"/>
        </w:rPr>
        <w:t xml:space="preserve">who </w:t>
      </w:r>
      <w:r w:rsidRPr="004E4259">
        <w:rPr>
          <w:rFonts w:ascii="Times New Roman" w:hAnsi="Times New Roman" w:cs="Times New Roman"/>
          <w:sz w:val="24"/>
          <w:szCs w:val="24"/>
        </w:rPr>
        <w:t>contribute to campaigns at a state level. Because of the way that the internet has transformed political fundraising, I expected that candidates’ ability to engage individuals on the internet</w:t>
      </w:r>
      <w:r w:rsidR="00E77BC1">
        <w:rPr>
          <w:rFonts w:ascii="Times New Roman" w:hAnsi="Times New Roman" w:cs="Times New Roman"/>
          <w:sz w:val="24"/>
          <w:szCs w:val="24"/>
        </w:rPr>
        <w:t xml:space="preserve">. </w:t>
      </w:r>
      <w:r w:rsidRPr="004E4259">
        <w:rPr>
          <w:rFonts w:ascii="Times New Roman" w:hAnsi="Times New Roman" w:cs="Times New Roman"/>
          <w:sz w:val="24"/>
          <w:szCs w:val="24"/>
        </w:rPr>
        <w:t xml:space="preserve">would mean that donors would coalesce into communities by contributing to candidates who are champions of specific policies. </w:t>
      </w:r>
    </w:p>
    <w:p w14:paraId="1664E57C" w14:textId="77777777" w:rsidR="00525F4A"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Taken by itself, I have found statistically compelling evidence that there is a correlation between the amount of money raised by campaigns from </w:t>
      </w:r>
      <w:r w:rsidR="004F0A26">
        <w:rPr>
          <w:rFonts w:ascii="Times New Roman" w:hAnsi="Times New Roman" w:cs="Times New Roman"/>
          <w:sz w:val="24"/>
          <w:szCs w:val="24"/>
        </w:rPr>
        <w:t xml:space="preserve">various </w:t>
      </w:r>
      <w:r w:rsidRPr="004E4259">
        <w:rPr>
          <w:rFonts w:ascii="Times New Roman" w:hAnsi="Times New Roman" w:cs="Times New Roman"/>
          <w:sz w:val="24"/>
          <w:szCs w:val="24"/>
        </w:rPr>
        <w:t>donor groups an</w:t>
      </w:r>
      <w:r w:rsidR="004F0A26">
        <w:rPr>
          <w:rFonts w:ascii="Times New Roman" w:hAnsi="Times New Roman" w:cs="Times New Roman"/>
          <w:sz w:val="24"/>
          <w:szCs w:val="24"/>
        </w:rPr>
        <w:t>d specific</w:t>
      </w:r>
      <w:r w:rsidRPr="004E4259">
        <w:rPr>
          <w:rFonts w:ascii="Times New Roman" w:hAnsi="Times New Roman" w:cs="Times New Roman"/>
          <w:sz w:val="24"/>
          <w:szCs w:val="24"/>
        </w:rPr>
        <w:t xml:space="preserve"> policy issues that those candidates </w:t>
      </w:r>
      <w:r w:rsidR="004F0A26">
        <w:rPr>
          <w:rFonts w:ascii="Times New Roman" w:hAnsi="Times New Roman" w:cs="Times New Roman"/>
          <w:sz w:val="24"/>
          <w:szCs w:val="24"/>
        </w:rPr>
        <w:t>discuss</w:t>
      </w:r>
      <w:r w:rsidRPr="004E4259">
        <w:rPr>
          <w:rFonts w:ascii="Times New Roman" w:hAnsi="Times New Roman" w:cs="Times New Roman"/>
          <w:sz w:val="24"/>
          <w:szCs w:val="24"/>
        </w:rPr>
        <w:t xml:space="preserve"> on social media. </w:t>
      </w:r>
      <w:r w:rsidR="00525F4A">
        <w:rPr>
          <w:rFonts w:ascii="Times New Roman" w:hAnsi="Times New Roman" w:cs="Times New Roman"/>
          <w:sz w:val="24"/>
          <w:szCs w:val="24"/>
        </w:rPr>
        <w:t xml:space="preserve">The clusters with significant relationships fall into two categories: single-issue cluster and clusters with multiple correlated topics. </w:t>
      </w:r>
    </w:p>
    <w:p w14:paraId="37C47434" w14:textId="77777777" w:rsidR="00A36132" w:rsidRDefault="00525F4A" w:rsidP="00A3613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 few of the donor groups have significant relationships with a single issue. </w:t>
      </w:r>
      <w:r w:rsidR="007537F5">
        <w:rPr>
          <w:rFonts w:ascii="Times New Roman" w:hAnsi="Times New Roman" w:cs="Times New Roman"/>
          <w:sz w:val="24"/>
          <w:szCs w:val="24"/>
        </w:rPr>
        <w:t xml:space="preserve">For example, Cluster 2 has a strong correlation between campaigns receiving contributions from this cluster and campaigns talking about bipartisan issues in healthcare. Cluster 3 is comprised of donors who primarily contributed to Democrats and their donations are correlated with campaigns about the environment and climate change. </w:t>
      </w:r>
      <w:r>
        <w:rPr>
          <w:rFonts w:ascii="Times New Roman" w:hAnsi="Times New Roman" w:cs="Times New Roman"/>
          <w:sz w:val="24"/>
          <w:szCs w:val="24"/>
        </w:rPr>
        <w:t>Cluster 1 has a significant relationship with criminal justice reform. And donations from Cluster 11 is correlated to campaigns talking about pro-LGBTQ+ issues.</w:t>
      </w:r>
    </w:p>
    <w:p w14:paraId="06AAC48A" w14:textId="77777777" w:rsidR="00EC547E" w:rsidRDefault="00525F4A" w:rsidP="00525F4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Other groups have significant relationships with multiple policies. Potentially, these donors represent “base” donors who are not single-issue donors. </w:t>
      </w:r>
      <w:r w:rsidR="00CC1D8D">
        <w:rPr>
          <w:rFonts w:ascii="Times New Roman" w:hAnsi="Times New Roman" w:cs="Times New Roman"/>
          <w:sz w:val="24"/>
          <w:szCs w:val="24"/>
        </w:rPr>
        <w:t xml:space="preserve">Donations from Cluster 0 were </w:t>
      </w:r>
      <w:r w:rsidR="00CC1D8D">
        <w:rPr>
          <w:rFonts w:ascii="Times New Roman" w:hAnsi="Times New Roman" w:cs="Times New Roman"/>
          <w:sz w:val="24"/>
          <w:szCs w:val="24"/>
        </w:rPr>
        <w:lastRenderedPageBreak/>
        <w:t xml:space="preserve">correlated with candidates talking about pro-life issues, conservative education, conservative economic issues, and criminal justice/ police. Cluster 6 was correlated with liberal voting (access to voting), the environment and climate change, liberal education, liberal economic issues, and campaign finance reform/ corruption/ open government. Cluster 10 was strongly correlated with pro-choice/ women’s health along with significant correlations to liberal voting, pro-marijuana, pro-LGBTQ+, </w:t>
      </w:r>
      <w:proofErr w:type="gramStart"/>
      <w:r w:rsidR="00CC1D8D">
        <w:rPr>
          <w:rFonts w:ascii="Times New Roman" w:hAnsi="Times New Roman" w:cs="Times New Roman"/>
          <w:sz w:val="24"/>
          <w:szCs w:val="24"/>
        </w:rPr>
        <w:t>veterans</w:t>
      </w:r>
      <w:proofErr w:type="gramEnd"/>
      <w:r w:rsidR="00CC1D8D">
        <w:rPr>
          <w:rFonts w:ascii="Times New Roman" w:hAnsi="Times New Roman" w:cs="Times New Roman"/>
          <w:sz w:val="24"/>
          <w:szCs w:val="24"/>
        </w:rPr>
        <w:t xml:space="preserve"> issues, liberal healthcare, pro-gun control, anti-gerrymandering, liberal</w:t>
      </w:r>
      <w:r>
        <w:rPr>
          <w:rFonts w:ascii="Times New Roman" w:hAnsi="Times New Roman" w:cs="Times New Roman"/>
          <w:sz w:val="24"/>
          <w:szCs w:val="24"/>
        </w:rPr>
        <w:t xml:space="preserve">. </w:t>
      </w:r>
    </w:p>
    <w:p w14:paraId="604286D9" w14:textId="77777777" w:rsidR="00A36132" w:rsidRPr="00717B76" w:rsidRDefault="00A36132" w:rsidP="00A3613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w:t>
      </w:r>
    </w:p>
    <w:p w14:paraId="733C0CD1"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The role the internet played in the 2016 presidential election was the impetus for this research and its attempt to use social media data to infer the issues that political donors care about. </w:t>
      </w:r>
      <w:r w:rsidR="00354268">
        <w:rPr>
          <w:rFonts w:ascii="Times New Roman" w:hAnsi="Times New Roman" w:cs="Times New Roman"/>
          <w:sz w:val="24"/>
          <w:szCs w:val="24"/>
        </w:rPr>
        <w:t xml:space="preserve">This research was able to identify statistically significant correlations between donor clusters and candidates talking about specific topics on social media. </w:t>
      </w:r>
    </w:p>
    <w:p w14:paraId="61C4B3E5" w14:textId="77777777" w:rsidR="00A36132" w:rsidRPr="004E4259" w:rsidRDefault="00A36132" w:rsidP="00A36132">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Practically, this research could inform the strategy of political campaigns. Both local candidates could quickly understand the issues that their campaigns may wish to prioritize, but state-wide or even national campaigns could better understand the policy issues </w:t>
      </w:r>
      <w:r w:rsidR="00525F4A">
        <w:rPr>
          <w:rFonts w:ascii="Times New Roman" w:hAnsi="Times New Roman" w:cs="Times New Roman"/>
          <w:sz w:val="24"/>
          <w:szCs w:val="24"/>
        </w:rPr>
        <w:t>that could attract political donors</w:t>
      </w:r>
      <w:r w:rsidRPr="004E4259">
        <w:rPr>
          <w:rFonts w:ascii="Times New Roman" w:hAnsi="Times New Roman" w:cs="Times New Roman"/>
          <w:sz w:val="24"/>
          <w:szCs w:val="24"/>
        </w:rPr>
        <w:t>.</w:t>
      </w:r>
    </w:p>
    <w:p w14:paraId="52364FB4" w14:textId="17015A32" w:rsidR="00A36132" w:rsidRDefault="00A36132" w:rsidP="00AF77A7">
      <w:pPr>
        <w:spacing w:line="480" w:lineRule="auto"/>
        <w:ind w:firstLine="360"/>
        <w:rPr>
          <w:rFonts w:ascii="Times New Roman" w:hAnsi="Times New Roman" w:cs="Times New Roman"/>
          <w:sz w:val="24"/>
          <w:szCs w:val="24"/>
        </w:rPr>
      </w:pPr>
      <w:r w:rsidRPr="004E4259">
        <w:rPr>
          <w:rFonts w:ascii="Times New Roman" w:hAnsi="Times New Roman" w:cs="Times New Roman"/>
          <w:sz w:val="24"/>
          <w:szCs w:val="24"/>
        </w:rPr>
        <w:t xml:space="preserve">Overall, </w:t>
      </w:r>
      <w:r w:rsidR="00AF77A7">
        <w:rPr>
          <w:rFonts w:ascii="Times New Roman" w:hAnsi="Times New Roman" w:cs="Times New Roman"/>
          <w:sz w:val="24"/>
          <w:szCs w:val="24"/>
        </w:rPr>
        <w:t xml:space="preserve">this paper contributes to the burgeoning field of ideological estimation. It provides novel methodology that successfully finds a correlation between specific donors contributing to campaigns and campaigns discussing various policy issues. </w:t>
      </w:r>
      <w:r w:rsidR="007F1D3D">
        <w:rPr>
          <w:rFonts w:ascii="Times New Roman" w:hAnsi="Times New Roman" w:cs="Times New Roman"/>
          <w:sz w:val="24"/>
          <w:szCs w:val="24"/>
        </w:rPr>
        <w:t xml:space="preserve">Future work should consider geography as competitiveness of campaigns as a </w:t>
      </w:r>
      <w:ins w:id="1" w:author="Lydia A McComas" w:date="2020-01-05T20:05:00Z">
        <w:r w:rsidR="007934DC">
          <w:rPr>
            <w:rFonts w:ascii="Times New Roman" w:hAnsi="Times New Roman" w:cs="Times New Roman"/>
            <w:sz w:val="24"/>
            <w:szCs w:val="24"/>
          </w:rPr>
          <w:t>potential explanation</w:t>
        </w:r>
      </w:ins>
      <w:r w:rsidR="007F1D3D">
        <w:rPr>
          <w:rFonts w:ascii="Times New Roman" w:hAnsi="Times New Roman" w:cs="Times New Roman"/>
          <w:sz w:val="24"/>
          <w:szCs w:val="24"/>
        </w:rPr>
        <w:t xml:space="preserve"> for political donor behavior.</w:t>
      </w:r>
    </w:p>
    <w:sdt>
      <w:sdtPr>
        <w:rPr>
          <w:rFonts w:ascii="Times New Roman" w:eastAsiaTheme="minorHAnsi" w:hAnsi="Times New Roman" w:cs="Times New Roman"/>
          <w:b w:val="0"/>
          <w:bCs w:val="0"/>
          <w:color w:val="auto"/>
          <w:sz w:val="24"/>
          <w:szCs w:val="24"/>
          <w:lang w:bidi="ar-SA"/>
        </w:rPr>
        <w:id w:val="1808660047"/>
        <w:docPartObj>
          <w:docPartGallery w:val="Bibliographies"/>
          <w:docPartUnique/>
        </w:docPartObj>
      </w:sdtPr>
      <w:sdtEndPr/>
      <w:sdtContent>
        <w:p w14:paraId="089C7B5E" w14:textId="77777777" w:rsidR="00A36132" w:rsidRPr="00875593" w:rsidRDefault="00A36132" w:rsidP="0051323B">
          <w:pPr>
            <w:pStyle w:val="Heading1"/>
            <w:spacing w:line="480" w:lineRule="auto"/>
            <w:jc w:val="center"/>
            <w:rPr>
              <w:rFonts w:ascii="Times New Roman" w:hAnsi="Times New Roman" w:cs="Times New Roman"/>
              <w:b w:val="0"/>
              <w:color w:val="000000" w:themeColor="text1"/>
              <w:sz w:val="24"/>
              <w:szCs w:val="24"/>
              <w:lang w:val="fr-FR"/>
            </w:rPr>
          </w:pPr>
          <w:r w:rsidRPr="00875593">
            <w:rPr>
              <w:rFonts w:ascii="Times New Roman" w:hAnsi="Times New Roman" w:cs="Times New Roman"/>
              <w:b w:val="0"/>
              <w:color w:val="000000" w:themeColor="text1"/>
              <w:sz w:val="24"/>
              <w:szCs w:val="24"/>
              <w:lang w:val="fr-FR"/>
            </w:rPr>
            <w:t>References</w:t>
          </w:r>
        </w:p>
        <w:p w14:paraId="763589D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sz w:val="24"/>
              <w:szCs w:val="24"/>
            </w:rPr>
            <w:fldChar w:fldCharType="begin"/>
          </w:r>
          <w:r w:rsidRPr="00875593">
            <w:rPr>
              <w:rFonts w:ascii="Times New Roman" w:hAnsi="Times New Roman" w:cs="Times New Roman"/>
              <w:sz w:val="24"/>
              <w:szCs w:val="24"/>
              <w:lang w:val="fr-FR"/>
            </w:rPr>
            <w:instrText xml:space="preserve"> BIBLIOGRAPHY </w:instrText>
          </w:r>
          <w:r w:rsidRPr="00645A0A">
            <w:rPr>
              <w:rFonts w:ascii="Times New Roman" w:hAnsi="Times New Roman" w:cs="Times New Roman"/>
              <w:sz w:val="24"/>
              <w:szCs w:val="24"/>
            </w:rPr>
            <w:fldChar w:fldCharType="separate"/>
          </w:r>
          <w:r w:rsidRPr="00875593">
            <w:rPr>
              <w:rFonts w:ascii="Times New Roman" w:hAnsi="Times New Roman" w:cs="Times New Roman"/>
              <w:noProof/>
              <w:sz w:val="24"/>
              <w:szCs w:val="24"/>
              <w:lang w:val="fr-FR"/>
            </w:rPr>
            <w:t xml:space="preserve">Ansolabehere, S., de Figueiredo, J. M., &amp; Snyder Jr., J. M. (2003). </w:t>
          </w:r>
          <w:r w:rsidRPr="00645A0A">
            <w:rPr>
              <w:rFonts w:ascii="Times New Roman" w:hAnsi="Times New Roman" w:cs="Times New Roman"/>
              <w:noProof/>
              <w:sz w:val="24"/>
              <w:szCs w:val="24"/>
            </w:rPr>
            <w:t xml:space="preserve">Why is There so Little Money in U.S. Politics? </w:t>
          </w:r>
          <w:r w:rsidRPr="00645A0A">
            <w:rPr>
              <w:rFonts w:ascii="Times New Roman" w:hAnsi="Times New Roman" w:cs="Times New Roman"/>
              <w:i/>
              <w:iCs/>
              <w:noProof/>
              <w:sz w:val="24"/>
              <w:szCs w:val="24"/>
            </w:rPr>
            <w:t>Journal of Economic Perspectives</w:t>
          </w:r>
          <w:r w:rsidRPr="00645A0A">
            <w:rPr>
              <w:rFonts w:ascii="Times New Roman" w:hAnsi="Times New Roman" w:cs="Times New Roman"/>
              <w:noProof/>
              <w:sz w:val="24"/>
              <w:szCs w:val="24"/>
            </w:rPr>
            <w:t>, 105-130.</w:t>
          </w:r>
        </w:p>
        <w:p w14:paraId="7EF6860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ArcGIS. (2017). </w:t>
          </w:r>
          <w:r w:rsidRPr="00645A0A">
            <w:rPr>
              <w:rFonts w:ascii="Times New Roman" w:hAnsi="Times New Roman" w:cs="Times New Roman"/>
              <w:i/>
              <w:iCs/>
              <w:noProof/>
              <w:sz w:val="24"/>
              <w:szCs w:val="24"/>
            </w:rPr>
            <w:t>How Standard Distance works.</w:t>
          </w:r>
          <w:r w:rsidRPr="00645A0A">
            <w:rPr>
              <w:rFonts w:ascii="Times New Roman" w:hAnsi="Times New Roman" w:cs="Times New Roman"/>
              <w:noProof/>
              <w:sz w:val="24"/>
              <w:szCs w:val="24"/>
            </w:rPr>
            <w:t xml:space="preserve"> Retrieved from ArcGIS Pro: http://pro.arcgis.com/en/pro-app/tool-reference/spatial-statistics/h-how-standard-distance-spatial-statistic-works.htm</w:t>
          </w:r>
        </w:p>
        <w:p w14:paraId="5281855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Bachrack, P., &amp; Baratz, M. S. (1962). Two Faces of Power. </w:t>
          </w:r>
          <w:r w:rsidRPr="00645A0A">
            <w:rPr>
              <w:rFonts w:ascii="Times New Roman" w:hAnsi="Times New Roman" w:cs="Times New Roman"/>
              <w:i/>
              <w:iCs/>
              <w:noProof/>
              <w:sz w:val="24"/>
              <w:szCs w:val="24"/>
            </w:rPr>
            <w:t>The American Political Science Review</w:t>
          </w:r>
          <w:r w:rsidRPr="00645A0A">
            <w:rPr>
              <w:rFonts w:ascii="Times New Roman" w:hAnsi="Times New Roman" w:cs="Times New Roman"/>
              <w:noProof/>
              <w:sz w:val="24"/>
              <w:szCs w:val="24"/>
            </w:rPr>
            <w:t>, 947-952.</w:t>
          </w:r>
        </w:p>
        <w:p w14:paraId="4DE5A570"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Barber, M. (2016). Donation Motivations: Testing Theories of Access and Ideology.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148-159.</w:t>
          </w:r>
        </w:p>
        <w:p w14:paraId="7E08880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Barbera, P., Piccirlli, M., Geisler, A., &amp; van Atteveldt, W. (2017). </w:t>
          </w:r>
          <w:r w:rsidRPr="00645A0A">
            <w:rPr>
              <w:rFonts w:ascii="Times New Roman" w:hAnsi="Times New Roman" w:cs="Times New Roman"/>
              <w:i/>
              <w:iCs/>
              <w:noProof/>
              <w:sz w:val="24"/>
              <w:szCs w:val="24"/>
            </w:rPr>
            <w:t>Rfacebook: Access to Facebook API via R version 0.6.15.</w:t>
          </w:r>
          <w:r w:rsidRPr="00645A0A">
            <w:rPr>
              <w:rFonts w:ascii="Times New Roman" w:hAnsi="Times New Roman" w:cs="Times New Roman"/>
              <w:noProof/>
              <w:sz w:val="24"/>
              <w:szCs w:val="24"/>
            </w:rPr>
            <w:t xml:space="preserve"> Retrieved from https://cran.r-project.org/web/packages/Rfacebook/Rfacebook.pdf</w:t>
          </w:r>
        </w:p>
        <w:p w14:paraId="2858A78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Bastian, M., Heymann, S., &amp; Mathieu, J. (2009). Gephi: an open source software for exploring and manipulating networks. </w:t>
          </w:r>
          <w:r w:rsidRPr="00645A0A">
            <w:rPr>
              <w:rFonts w:ascii="Times New Roman" w:hAnsi="Times New Roman" w:cs="Times New Roman"/>
              <w:i/>
              <w:iCs/>
              <w:noProof/>
              <w:sz w:val="24"/>
              <w:szCs w:val="24"/>
            </w:rPr>
            <w:t>Icwsm 8</w:t>
          </w:r>
          <w:r w:rsidRPr="00645A0A">
            <w:rPr>
              <w:rFonts w:ascii="Times New Roman" w:hAnsi="Times New Roman" w:cs="Times New Roman"/>
              <w:noProof/>
              <w:sz w:val="24"/>
              <w:szCs w:val="24"/>
            </w:rPr>
            <w:t>, 361-362.</w:t>
          </w:r>
        </w:p>
        <w:p w14:paraId="6C1EC3A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Benoit, K. (2018). </w:t>
          </w:r>
          <w:r w:rsidRPr="00645A0A">
            <w:rPr>
              <w:rFonts w:ascii="Times New Roman" w:hAnsi="Times New Roman" w:cs="Times New Roman"/>
              <w:i/>
              <w:iCs/>
              <w:noProof/>
              <w:sz w:val="24"/>
              <w:szCs w:val="24"/>
            </w:rPr>
            <w:t>quanteda: Quantitative Analysis of Textual Data version 1.0.0.</w:t>
          </w:r>
          <w:r w:rsidRPr="00645A0A">
            <w:rPr>
              <w:rFonts w:ascii="Times New Roman" w:hAnsi="Times New Roman" w:cs="Times New Roman"/>
              <w:noProof/>
              <w:sz w:val="24"/>
              <w:szCs w:val="24"/>
            </w:rPr>
            <w:t xml:space="preserve"> Retrieved from https://cran.r-project.org/web/packages/quanteda/quanteda.pdf</w:t>
          </w:r>
        </w:p>
        <w:p w14:paraId="7345861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Berry, W. D., Ringquist, E. J., Fording, R. C., &amp; Hanson, R. L. (1998). Measuring Citizen and Government Ideology in the American States. </w:t>
          </w:r>
          <w:r w:rsidRPr="00645A0A">
            <w:rPr>
              <w:rFonts w:ascii="Times New Roman" w:hAnsi="Times New Roman" w:cs="Times New Roman"/>
              <w:i/>
              <w:iCs/>
              <w:noProof/>
              <w:sz w:val="24"/>
              <w:szCs w:val="24"/>
            </w:rPr>
            <w:t>American Journal of Political Science</w:t>
          </w:r>
          <w:r w:rsidRPr="00645A0A">
            <w:rPr>
              <w:rFonts w:ascii="Times New Roman" w:hAnsi="Times New Roman" w:cs="Times New Roman"/>
              <w:noProof/>
              <w:sz w:val="24"/>
              <w:szCs w:val="24"/>
            </w:rPr>
            <w:t>, 327-348.</w:t>
          </w:r>
        </w:p>
        <w:p w14:paraId="4D35C359"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Berry, W. D., Ringquist, E. J., Fording, R. C., &amp; Hanson, R. L. (2007). The Measurement and Stability of State Citizen Ideology. </w:t>
          </w:r>
          <w:r w:rsidRPr="00645A0A">
            <w:rPr>
              <w:rFonts w:ascii="Times New Roman" w:hAnsi="Times New Roman" w:cs="Times New Roman"/>
              <w:i/>
              <w:iCs/>
              <w:noProof/>
              <w:sz w:val="24"/>
              <w:szCs w:val="24"/>
            </w:rPr>
            <w:t>State Politics and Policy Quarterly</w:t>
          </w:r>
          <w:r w:rsidRPr="00645A0A">
            <w:rPr>
              <w:rFonts w:ascii="Times New Roman" w:hAnsi="Times New Roman" w:cs="Times New Roman"/>
              <w:noProof/>
              <w:sz w:val="24"/>
              <w:szCs w:val="24"/>
            </w:rPr>
            <w:t>, 111-132.</w:t>
          </w:r>
        </w:p>
        <w:p w14:paraId="22940094"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Blei, D. M., &amp; McAuliffe, J. D. (2008). Supervised Topic Models. </w:t>
          </w:r>
          <w:r w:rsidRPr="00645A0A">
            <w:rPr>
              <w:rFonts w:ascii="Times New Roman" w:hAnsi="Times New Roman" w:cs="Times New Roman"/>
              <w:i/>
              <w:iCs/>
              <w:noProof/>
              <w:sz w:val="24"/>
              <w:szCs w:val="24"/>
            </w:rPr>
            <w:t>Advances in Neural Information Processing Systems</w:t>
          </w:r>
          <w:r w:rsidRPr="00645A0A">
            <w:rPr>
              <w:rFonts w:ascii="Times New Roman" w:hAnsi="Times New Roman" w:cs="Times New Roman"/>
              <w:noProof/>
              <w:sz w:val="24"/>
              <w:szCs w:val="24"/>
            </w:rPr>
            <w:t>, 121-128.</w:t>
          </w:r>
        </w:p>
        <w:p w14:paraId="22E7000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Bonica, A. (2014). Mapping the Ideological Marketplace. </w:t>
          </w:r>
          <w:r w:rsidRPr="00645A0A">
            <w:rPr>
              <w:rFonts w:ascii="Times New Roman" w:hAnsi="Times New Roman" w:cs="Times New Roman"/>
              <w:i/>
              <w:iCs/>
              <w:noProof/>
              <w:sz w:val="24"/>
              <w:szCs w:val="24"/>
            </w:rPr>
            <w:t>American Journal of Political Science</w:t>
          </w:r>
          <w:r w:rsidRPr="00645A0A">
            <w:rPr>
              <w:rFonts w:ascii="Times New Roman" w:hAnsi="Times New Roman" w:cs="Times New Roman"/>
              <w:noProof/>
              <w:sz w:val="24"/>
              <w:szCs w:val="24"/>
            </w:rPr>
            <w:t>, 367-386.</w:t>
          </w:r>
        </w:p>
        <w:p w14:paraId="12F9440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Bonica, A. (2017, December 12). </w:t>
          </w:r>
          <w:r w:rsidRPr="00645A0A">
            <w:rPr>
              <w:rFonts w:ascii="Times New Roman" w:hAnsi="Times New Roman" w:cs="Times New Roman"/>
              <w:i/>
              <w:iCs/>
              <w:noProof/>
              <w:sz w:val="24"/>
              <w:szCs w:val="24"/>
            </w:rPr>
            <w:t>Are Donation-Based Measures of Ideology Valid Predictors of Individual-Level Policy Preferences.</w:t>
          </w:r>
          <w:r w:rsidRPr="00645A0A">
            <w:rPr>
              <w:rFonts w:ascii="Times New Roman" w:hAnsi="Times New Roman" w:cs="Times New Roman"/>
              <w:noProof/>
              <w:sz w:val="24"/>
              <w:szCs w:val="24"/>
            </w:rPr>
            <w:t xml:space="preserve"> Retrieved from stanford.edu: https://papers.ssrn.com/sol3/papers.cfm?abstract_id=3087782</w:t>
          </w:r>
        </w:p>
        <w:p w14:paraId="7FB42D9D"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875593">
            <w:rPr>
              <w:rFonts w:ascii="Times New Roman" w:hAnsi="Times New Roman" w:cs="Times New Roman"/>
              <w:noProof/>
              <w:sz w:val="24"/>
              <w:szCs w:val="24"/>
              <w:lang w:val="fr-FR"/>
            </w:rPr>
            <w:t xml:space="preserve">Bonneau, C. W., &amp; Hall, M. G. (2003). </w:t>
          </w:r>
          <w:r w:rsidRPr="00645A0A">
            <w:rPr>
              <w:rFonts w:ascii="Times New Roman" w:hAnsi="Times New Roman" w:cs="Times New Roman"/>
              <w:noProof/>
              <w:sz w:val="24"/>
              <w:szCs w:val="24"/>
            </w:rPr>
            <w:t xml:space="preserve">Predicting Challengers in State Supreme Court Elections: Contet and the Politics of Institutional Design.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337-349.</w:t>
          </w:r>
        </w:p>
        <w:p w14:paraId="3E46D526"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Brace, P., Arceneaux, K., Johnson, M., &amp; Ulbig, S. G. (2004). Does State Political Ideology Change Over Time.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529-540.</w:t>
          </w:r>
        </w:p>
        <w:p w14:paraId="3E6BE90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Briffault, R. (2010). Corporations, Corruption, and Complexity: Campaign Finance After Citizens United. </w:t>
          </w:r>
          <w:r w:rsidRPr="00645A0A">
            <w:rPr>
              <w:rFonts w:ascii="Times New Roman" w:hAnsi="Times New Roman" w:cs="Times New Roman"/>
              <w:i/>
              <w:iCs/>
              <w:noProof/>
              <w:sz w:val="24"/>
              <w:szCs w:val="24"/>
            </w:rPr>
            <w:t>Cornell Journal of Law and Public Policy</w:t>
          </w:r>
          <w:r w:rsidRPr="00645A0A">
            <w:rPr>
              <w:rFonts w:ascii="Times New Roman" w:hAnsi="Times New Roman" w:cs="Times New Roman"/>
              <w:noProof/>
              <w:sz w:val="24"/>
              <w:szCs w:val="24"/>
            </w:rPr>
            <w:t>, 643-672.</w:t>
          </w:r>
        </w:p>
        <w:p w14:paraId="4CD84DD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Brunell, T. L. (2005). The Relationship Between Political Parties and Interest Groups: Explaining Patterns of PAC Contributions to Candidates for Congress. </w:t>
          </w:r>
          <w:r w:rsidRPr="00645A0A">
            <w:rPr>
              <w:rFonts w:ascii="Times New Roman" w:hAnsi="Times New Roman" w:cs="Times New Roman"/>
              <w:i/>
              <w:iCs/>
              <w:noProof/>
              <w:sz w:val="24"/>
              <w:szCs w:val="24"/>
            </w:rPr>
            <w:t>Political Research Quarterly</w:t>
          </w:r>
          <w:r w:rsidRPr="00645A0A">
            <w:rPr>
              <w:rFonts w:ascii="Times New Roman" w:hAnsi="Times New Roman" w:cs="Times New Roman"/>
              <w:noProof/>
              <w:sz w:val="24"/>
              <w:szCs w:val="24"/>
            </w:rPr>
            <w:t>, 681-688.</w:t>
          </w:r>
        </w:p>
        <w:p w14:paraId="212E50AD"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Coates IV, J. C. (2012). Corporate Politics, Governance, and Value Before and After Citizens United. </w:t>
          </w:r>
          <w:r w:rsidRPr="00645A0A">
            <w:rPr>
              <w:rFonts w:ascii="Times New Roman" w:hAnsi="Times New Roman" w:cs="Times New Roman"/>
              <w:i/>
              <w:iCs/>
              <w:noProof/>
              <w:sz w:val="24"/>
              <w:szCs w:val="24"/>
            </w:rPr>
            <w:t>Journal of Empiral Legal Studies</w:t>
          </w:r>
          <w:r w:rsidRPr="00645A0A">
            <w:rPr>
              <w:rFonts w:ascii="Times New Roman" w:hAnsi="Times New Roman" w:cs="Times New Roman"/>
              <w:noProof/>
              <w:sz w:val="24"/>
              <w:szCs w:val="24"/>
            </w:rPr>
            <w:t>, 657-696.</w:t>
          </w:r>
        </w:p>
        <w:p w14:paraId="08D9B918"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Cogburn, D. L., &amp; Espinoza-Vasquez, F. K. (2011). From Networked Nominee to Networked Nation: Examining the Impact of Web 2.0 and Social Media on Political Participation and Civic Engagement in the 2008 Obama Campaign. </w:t>
          </w:r>
          <w:r w:rsidRPr="00645A0A">
            <w:rPr>
              <w:rFonts w:ascii="Times New Roman" w:hAnsi="Times New Roman" w:cs="Times New Roman"/>
              <w:i/>
              <w:iCs/>
              <w:noProof/>
              <w:sz w:val="24"/>
              <w:szCs w:val="24"/>
            </w:rPr>
            <w:t>Journal of Political Marketing</w:t>
          </w:r>
          <w:r w:rsidRPr="00645A0A">
            <w:rPr>
              <w:rFonts w:ascii="Times New Roman" w:hAnsi="Times New Roman" w:cs="Times New Roman"/>
              <w:noProof/>
              <w:sz w:val="24"/>
              <w:szCs w:val="24"/>
            </w:rPr>
            <w:t>, 189-213.</w:t>
          </w:r>
        </w:p>
        <w:p w14:paraId="239E82B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Cramer, K. J. (2016). </w:t>
          </w:r>
          <w:r w:rsidRPr="00645A0A">
            <w:rPr>
              <w:rFonts w:ascii="Times New Roman" w:hAnsi="Times New Roman" w:cs="Times New Roman"/>
              <w:i/>
              <w:iCs/>
              <w:noProof/>
              <w:sz w:val="24"/>
              <w:szCs w:val="24"/>
            </w:rPr>
            <w:t>The Politics of Resentment: Rural Consciousness in Wisconsin and the Rise of Scott Walker.</w:t>
          </w:r>
          <w:r w:rsidRPr="00645A0A">
            <w:rPr>
              <w:rFonts w:ascii="Times New Roman" w:hAnsi="Times New Roman" w:cs="Times New Roman"/>
              <w:noProof/>
              <w:sz w:val="24"/>
              <w:szCs w:val="24"/>
            </w:rPr>
            <w:t xml:space="preserve"> Chicago: University of Chicago Press.</w:t>
          </w:r>
        </w:p>
        <w:p w14:paraId="1308AA4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Cranshaw, J., Toch, E., Hong, J., Kittura, A., &amp; Sadeh, N. (2010). Bridging the gap between physical location and online social networks. </w:t>
          </w:r>
          <w:r w:rsidRPr="00645A0A">
            <w:rPr>
              <w:rFonts w:ascii="Times New Roman" w:hAnsi="Times New Roman" w:cs="Times New Roman"/>
              <w:i/>
              <w:iCs/>
              <w:noProof/>
              <w:sz w:val="24"/>
              <w:szCs w:val="24"/>
            </w:rPr>
            <w:t>ACM international conference on Ubiquitous computing</w:t>
          </w:r>
          <w:r w:rsidRPr="00645A0A">
            <w:rPr>
              <w:rFonts w:ascii="Times New Roman" w:hAnsi="Times New Roman" w:cs="Times New Roman"/>
              <w:noProof/>
              <w:sz w:val="24"/>
              <w:szCs w:val="24"/>
            </w:rPr>
            <w:t xml:space="preserve"> (pp. 119-128). New York: ACM.</w:t>
          </w:r>
        </w:p>
        <w:p w14:paraId="4E782CF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di Gennaro, C., &amp; Dutton, W. (2006). The Internet and the Public: Online and Offline Political Participation in the United Kingdom. </w:t>
          </w:r>
          <w:r w:rsidRPr="00645A0A">
            <w:rPr>
              <w:rFonts w:ascii="Times New Roman" w:hAnsi="Times New Roman" w:cs="Times New Roman"/>
              <w:i/>
              <w:iCs/>
              <w:noProof/>
              <w:sz w:val="24"/>
              <w:szCs w:val="24"/>
            </w:rPr>
            <w:t>Parliamentary Affairs</w:t>
          </w:r>
          <w:r w:rsidRPr="00645A0A">
            <w:rPr>
              <w:rFonts w:ascii="Times New Roman" w:hAnsi="Times New Roman" w:cs="Times New Roman"/>
              <w:noProof/>
              <w:sz w:val="24"/>
              <w:szCs w:val="24"/>
            </w:rPr>
            <w:t>, 299-313.</w:t>
          </w:r>
        </w:p>
        <w:p w14:paraId="736115A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Ellison, N., Steinfield, C., &amp; Lampe, C. (2006). Spatially Bounded Online Social Networks and Social Capital: The Role of Facebook. </w:t>
          </w:r>
          <w:r w:rsidRPr="00645A0A">
            <w:rPr>
              <w:rFonts w:ascii="Times New Roman" w:hAnsi="Times New Roman" w:cs="Times New Roman"/>
              <w:i/>
              <w:iCs/>
              <w:noProof/>
              <w:sz w:val="24"/>
              <w:szCs w:val="24"/>
            </w:rPr>
            <w:t>Annual Conference of the International Communication Association.</w:t>
          </w:r>
          <w:r w:rsidRPr="00645A0A">
            <w:rPr>
              <w:rFonts w:ascii="Times New Roman" w:hAnsi="Times New Roman" w:cs="Times New Roman"/>
              <w:noProof/>
              <w:sz w:val="24"/>
              <w:szCs w:val="24"/>
            </w:rPr>
            <w:t xml:space="preserve"> Dresden, Germany: International Communication Association.</w:t>
          </w:r>
        </w:p>
        <w:p w14:paraId="6E87B9E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Epstein, R. A. (2011). Citizens United v. FEC: The Constitutional Right That Big Corporations Should Have But Do Not Want. </w:t>
          </w:r>
          <w:r w:rsidRPr="00645A0A">
            <w:rPr>
              <w:rFonts w:ascii="Times New Roman" w:hAnsi="Times New Roman" w:cs="Times New Roman"/>
              <w:i/>
              <w:iCs/>
              <w:noProof/>
              <w:sz w:val="24"/>
              <w:szCs w:val="24"/>
            </w:rPr>
            <w:t>Harvard Journal of Law &amp; Public Policy</w:t>
          </w:r>
          <w:r w:rsidRPr="00645A0A">
            <w:rPr>
              <w:rFonts w:ascii="Times New Roman" w:hAnsi="Times New Roman" w:cs="Times New Roman"/>
              <w:noProof/>
              <w:sz w:val="24"/>
              <w:szCs w:val="24"/>
            </w:rPr>
            <w:t>, 639-662.</w:t>
          </w:r>
        </w:p>
        <w:p w14:paraId="67F3827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Foran, C. (2016, March 1). </w:t>
          </w:r>
          <w:r w:rsidRPr="00645A0A">
            <w:rPr>
              <w:rFonts w:ascii="Times New Roman" w:hAnsi="Times New Roman" w:cs="Times New Roman"/>
              <w:i/>
              <w:iCs/>
              <w:noProof/>
              <w:sz w:val="24"/>
              <w:szCs w:val="24"/>
            </w:rPr>
            <w:t>Bernie Sanders's Big Money.</w:t>
          </w:r>
          <w:r w:rsidRPr="00645A0A">
            <w:rPr>
              <w:rFonts w:ascii="Times New Roman" w:hAnsi="Times New Roman" w:cs="Times New Roman"/>
              <w:noProof/>
              <w:sz w:val="24"/>
              <w:szCs w:val="24"/>
            </w:rPr>
            <w:t xml:space="preserve"> Retrieved from The Atlantic: https://www.theatlantic.com/politics/archive/2016/03/bernie-sanders-fundraising/471648/</w:t>
          </w:r>
        </w:p>
        <w:p w14:paraId="03E2292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Gallego, A., &amp; Cantijoch, M. (2010). Online Political Participation in Spain: The Impact of Traditional and Internet Resources. </w:t>
          </w:r>
          <w:r w:rsidRPr="00645A0A">
            <w:rPr>
              <w:rFonts w:ascii="Times New Roman" w:hAnsi="Times New Roman" w:cs="Times New Roman"/>
              <w:i/>
              <w:iCs/>
              <w:noProof/>
              <w:sz w:val="24"/>
              <w:szCs w:val="24"/>
            </w:rPr>
            <w:t>Journal of Information Technology &amp; Politics</w:t>
          </w:r>
          <w:r w:rsidRPr="00645A0A">
            <w:rPr>
              <w:rFonts w:ascii="Times New Roman" w:hAnsi="Times New Roman" w:cs="Times New Roman"/>
              <w:noProof/>
              <w:sz w:val="24"/>
              <w:szCs w:val="24"/>
            </w:rPr>
            <w:t>, 356-368.</w:t>
          </w:r>
        </w:p>
        <w:p w14:paraId="165200BC" w14:textId="77777777" w:rsidR="00A36132" w:rsidRPr="00875593" w:rsidRDefault="00A36132" w:rsidP="0051323B">
          <w:pPr>
            <w:pStyle w:val="Bibliography"/>
            <w:spacing w:line="480" w:lineRule="auto"/>
            <w:ind w:left="720" w:hanging="720"/>
            <w:rPr>
              <w:rFonts w:ascii="Times New Roman" w:hAnsi="Times New Roman" w:cs="Times New Roman"/>
              <w:noProof/>
              <w:sz w:val="24"/>
              <w:szCs w:val="24"/>
              <w:lang w:val="fr-FR"/>
            </w:rPr>
          </w:pPr>
          <w:r w:rsidRPr="00645A0A">
            <w:rPr>
              <w:rFonts w:ascii="Times New Roman" w:hAnsi="Times New Roman" w:cs="Times New Roman"/>
              <w:noProof/>
              <w:sz w:val="24"/>
              <w:szCs w:val="24"/>
            </w:rPr>
            <w:t xml:space="preserve">Gerken, H. K. (2014). The Real Problem with Citizens United: Campaign Finance, Dark Money, and Shadow Parties. </w:t>
          </w:r>
          <w:r w:rsidRPr="00875593">
            <w:rPr>
              <w:rFonts w:ascii="Times New Roman" w:hAnsi="Times New Roman" w:cs="Times New Roman"/>
              <w:i/>
              <w:iCs/>
              <w:noProof/>
              <w:sz w:val="24"/>
              <w:szCs w:val="24"/>
              <w:lang w:val="fr-FR"/>
            </w:rPr>
            <w:t>Marquette Law Review</w:t>
          </w:r>
          <w:r w:rsidRPr="00875593">
            <w:rPr>
              <w:rFonts w:ascii="Times New Roman" w:hAnsi="Times New Roman" w:cs="Times New Roman"/>
              <w:noProof/>
              <w:sz w:val="24"/>
              <w:szCs w:val="24"/>
              <w:lang w:val="fr-FR"/>
            </w:rPr>
            <w:t>, 903-924.</w:t>
          </w:r>
        </w:p>
        <w:p w14:paraId="62F2E2E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875593">
            <w:rPr>
              <w:rFonts w:ascii="Times New Roman" w:hAnsi="Times New Roman" w:cs="Times New Roman"/>
              <w:noProof/>
              <w:sz w:val="24"/>
              <w:szCs w:val="24"/>
              <w:lang w:val="fr-FR"/>
            </w:rPr>
            <w:t xml:space="preserve">Gil de Zúñiga, H., Jung, N., &amp; Valenzuela, S. (2012). </w:t>
          </w:r>
          <w:r w:rsidRPr="00645A0A">
            <w:rPr>
              <w:rFonts w:ascii="Times New Roman" w:hAnsi="Times New Roman" w:cs="Times New Roman"/>
              <w:noProof/>
              <w:sz w:val="24"/>
              <w:szCs w:val="24"/>
            </w:rPr>
            <w:t xml:space="preserve">Social Media Use for News and Individuals' Social Capital, Civic Engagement and Political Participation. </w:t>
          </w:r>
          <w:r w:rsidRPr="00645A0A">
            <w:rPr>
              <w:rFonts w:ascii="Times New Roman" w:hAnsi="Times New Roman" w:cs="Times New Roman"/>
              <w:i/>
              <w:iCs/>
              <w:noProof/>
              <w:sz w:val="24"/>
              <w:szCs w:val="24"/>
            </w:rPr>
            <w:t>Journal of Computer-Mediated Communication</w:t>
          </w:r>
          <w:r w:rsidRPr="00645A0A">
            <w:rPr>
              <w:rFonts w:ascii="Times New Roman" w:hAnsi="Times New Roman" w:cs="Times New Roman"/>
              <w:noProof/>
              <w:sz w:val="24"/>
              <w:szCs w:val="24"/>
            </w:rPr>
            <w:t>, 319-336.</w:t>
          </w:r>
        </w:p>
        <w:p w14:paraId="1AF83B2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Gil de Zúñiga, H., Puig-I-Abril, E., &amp; Rojas, H. (2009). Weblogs, traditional sources online and political participation: an assessment of how the internet is changing the political environment. </w:t>
          </w:r>
          <w:r w:rsidRPr="00645A0A">
            <w:rPr>
              <w:rFonts w:ascii="Times New Roman" w:hAnsi="Times New Roman" w:cs="Times New Roman"/>
              <w:i/>
              <w:iCs/>
              <w:noProof/>
              <w:sz w:val="24"/>
              <w:szCs w:val="24"/>
            </w:rPr>
            <w:t>New Media &amp; Society</w:t>
          </w:r>
          <w:r w:rsidRPr="00645A0A">
            <w:rPr>
              <w:rFonts w:ascii="Times New Roman" w:hAnsi="Times New Roman" w:cs="Times New Roman"/>
              <w:noProof/>
              <w:sz w:val="24"/>
              <w:szCs w:val="24"/>
            </w:rPr>
            <w:t>, 553-574.</w:t>
          </w:r>
        </w:p>
        <w:p w14:paraId="4002CCBE"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Gordon, S. C., Hafer, C., &amp; Landa, D. (2007). Consumption of Investment? On Motivations for Political Giving.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1057-1072.</w:t>
          </w:r>
        </w:p>
        <w:p w14:paraId="467572F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Hall, A. B. (2014, January 13). </w:t>
          </w:r>
          <w:r w:rsidRPr="00645A0A">
            <w:rPr>
              <w:rFonts w:ascii="Times New Roman" w:hAnsi="Times New Roman" w:cs="Times New Roman"/>
              <w:i/>
              <w:iCs/>
              <w:noProof/>
              <w:sz w:val="24"/>
              <w:szCs w:val="24"/>
            </w:rPr>
            <w:t>How The Public Funding of Elections Increases Candidate Polarization.</w:t>
          </w:r>
          <w:r w:rsidRPr="00645A0A">
            <w:rPr>
              <w:rFonts w:ascii="Times New Roman" w:hAnsi="Times New Roman" w:cs="Times New Roman"/>
              <w:noProof/>
              <w:sz w:val="24"/>
              <w:szCs w:val="24"/>
            </w:rPr>
            <w:t xml:space="preserve"> Retrieved from andrewbenjaminhall.com: http://www.ifs.org/wp-content/uploads/2014/07/Hall-2014-Tax-Financing-And-Polarization.pdf</w:t>
          </w:r>
        </w:p>
        <w:p w14:paraId="22C8FED9"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Ham, K. (2013). Open Refine (version 2.5). http://openrefine.org. Free, open-source tool for cleaning and transforming data. </w:t>
          </w:r>
          <w:r w:rsidRPr="00645A0A">
            <w:rPr>
              <w:rFonts w:ascii="Times New Roman" w:hAnsi="Times New Roman" w:cs="Times New Roman"/>
              <w:i/>
              <w:iCs/>
              <w:noProof/>
              <w:sz w:val="24"/>
              <w:szCs w:val="24"/>
            </w:rPr>
            <w:t>Journal of the Medical Library Association: JMLA 101.3</w:t>
          </w:r>
          <w:r w:rsidRPr="00645A0A">
            <w:rPr>
              <w:rFonts w:ascii="Times New Roman" w:hAnsi="Times New Roman" w:cs="Times New Roman"/>
              <w:noProof/>
              <w:sz w:val="24"/>
              <w:szCs w:val="24"/>
            </w:rPr>
            <w:t>, 233.</w:t>
          </w:r>
        </w:p>
        <w:p w14:paraId="13E58162"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Hanna, A., Wells, C., Maurer, P., Friedland, L., Shah, D., &amp; Matthes, J. (2013). Partisan alignments and political polarization online: a computational approach to understanding </w:t>
          </w:r>
          <w:r w:rsidRPr="00645A0A">
            <w:rPr>
              <w:rFonts w:ascii="Times New Roman" w:hAnsi="Times New Roman" w:cs="Times New Roman"/>
              <w:noProof/>
              <w:sz w:val="24"/>
              <w:szCs w:val="24"/>
            </w:rPr>
            <w:lastRenderedPageBreak/>
            <w:t xml:space="preserve">the french and US presidential elections. </w:t>
          </w:r>
          <w:r w:rsidRPr="00645A0A">
            <w:rPr>
              <w:rFonts w:ascii="Times New Roman" w:hAnsi="Times New Roman" w:cs="Times New Roman"/>
              <w:i/>
              <w:iCs/>
              <w:noProof/>
              <w:sz w:val="24"/>
              <w:szCs w:val="24"/>
            </w:rPr>
            <w:t>2nd workshop on Politics, elections and data</w:t>
          </w:r>
          <w:r w:rsidRPr="00645A0A">
            <w:rPr>
              <w:rFonts w:ascii="Times New Roman" w:hAnsi="Times New Roman" w:cs="Times New Roman"/>
              <w:noProof/>
              <w:sz w:val="24"/>
              <w:szCs w:val="24"/>
            </w:rPr>
            <w:t xml:space="preserve"> (pp. 15-22). San Francisco: PLEAD.</w:t>
          </w:r>
        </w:p>
        <w:p w14:paraId="66A1491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Hardina, D. (2005). Using the Web to Teach Power Analysis. </w:t>
          </w:r>
          <w:r w:rsidRPr="00645A0A">
            <w:rPr>
              <w:rFonts w:ascii="Times New Roman" w:hAnsi="Times New Roman" w:cs="Times New Roman"/>
              <w:i/>
              <w:iCs/>
              <w:noProof/>
              <w:sz w:val="24"/>
              <w:szCs w:val="24"/>
            </w:rPr>
            <w:t>The Social Policy Journal</w:t>
          </w:r>
          <w:r w:rsidRPr="00645A0A">
            <w:rPr>
              <w:rFonts w:ascii="Times New Roman" w:hAnsi="Times New Roman" w:cs="Times New Roman"/>
              <w:noProof/>
              <w:sz w:val="24"/>
              <w:szCs w:val="24"/>
            </w:rPr>
            <w:t>, 51-68.</w:t>
          </w:r>
        </w:p>
        <w:p w14:paraId="547D016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Hazard, B. L. (2003). Online fundraising at ARL liberaries. </w:t>
          </w:r>
          <w:r w:rsidRPr="00645A0A">
            <w:rPr>
              <w:rFonts w:ascii="Times New Roman" w:hAnsi="Times New Roman" w:cs="Times New Roman"/>
              <w:i/>
              <w:iCs/>
              <w:noProof/>
              <w:sz w:val="24"/>
              <w:szCs w:val="24"/>
            </w:rPr>
            <w:t>The Journal of Academic Librarianship</w:t>
          </w:r>
          <w:r w:rsidRPr="00645A0A">
            <w:rPr>
              <w:rFonts w:ascii="Times New Roman" w:hAnsi="Times New Roman" w:cs="Times New Roman"/>
              <w:noProof/>
              <w:sz w:val="24"/>
              <w:szCs w:val="24"/>
            </w:rPr>
            <w:t>, 8-15.</w:t>
          </w:r>
        </w:p>
        <w:p w14:paraId="5AAC437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Hershey, M. R. (1992). The Constructed Explanation: Interpreting Election Results in the 1984 Presidential Race.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943-976.</w:t>
          </w:r>
        </w:p>
        <w:p w14:paraId="1DA4B45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Hill, S. J., &amp; Huber, G. A. (2016). Representativeness and Motivations of the Contemporary Donorate: Results from Merged Survey and Administrative Records. </w:t>
          </w:r>
          <w:r w:rsidRPr="00645A0A">
            <w:rPr>
              <w:rFonts w:ascii="Times New Roman" w:hAnsi="Times New Roman" w:cs="Times New Roman"/>
              <w:i/>
              <w:iCs/>
              <w:noProof/>
              <w:sz w:val="24"/>
              <w:szCs w:val="24"/>
            </w:rPr>
            <w:t>Political Behavior</w:t>
          </w:r>
          <w:r w:rsidRPr="00645A0A">
            <w:rPr>
              <w:rFonts w:ascii="Times New Roman" w:hAnsi="Times New Roman" w:cs="Times New Roman"/>
              <w:noProof/>
              <w:sz w:val="24"/>
              <w:szCs w:val="24"/>
            </w:rPr>
            <w:t>, 3-29.</w:t>
          </w:r>
        </w:p>
        <w:p w14:paraId="52A69F4E"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Holbrook-Provow, T. M., &amp; Poe, S. C. (1987). Measuring State Political Ideology. </w:t>
          </w:r>
          <w:r w:rsidRPr="00645A0A">
            <w:rPr>
              <w:rFonts w:ascii="Times New Roman" w:hAnsi="Times New Roman" w:cs="Times New Roman"/>
              <w:i/>
              <w:iCs/>
              <w:noProof/>
              <w:sz w:val="24"/>
              <w:szCs w:val="24"/>
            </w:rPr>
            <w:t>American Politics Quarterly</w:t>
          </w:r>
          <w:r w:rsidRPr="00645A0A">
            <w:rPr>
              <w:rFonts w:ascii="Times New Roman" w:hAnsi="Times New Roman" w:cs="Times New Roman"/>
              <w:noProof/>
              <w:sz w:val="24"/>
              <w:szCs w:val="24"/>
            </w:rPr>
            <w:t>, 399-416.</w:t>
          </w:r>
        </w:p>
        <w:p w14:paraId="5D3A544B"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Hu, Y. (2005). Efficient, high-quality force-directed grpah drawing. </w:t>
          </w:r>
          <w:r w:rsidRPr="00645A0A">
            <w:rPr>
              <w:rFonts w:ascii="Times New Roman" w:hAnsi="Times New Roman" w:cs="Times New Roman"/>
              <w:i/>
              <w:iCs/>
              <w:noProof/>
              <w:sz w:val="24"/>
              <w:szCs w:val="24"/>
            </w:rPr>
            <w:t>Mathematica Journal 10.1</w:t>
          </w:r>
          <w:r w:rsidRPr="00645A0A">
            <w:rPr>
              <w:rFonts w:ascii="Times New Roman" w:hAnsi="Times New Roman" w:cs="Times New Roman"/>
              <w:noProof/>
              <w:sz w:val="24"/>
              <w:szCs w:val="24"/>
            </w:rPr>
            <w:t>, 37-71.</w:t>
          </w:r>
        </w:p>
        <w:p w14:paraId="21C09CB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Jost, J. T., Barberá, P., Bonneau, R., Langer, M., Metzger, M., Nagler, J., . . . Tucker, J. A. (2018). How Social Media Facilitates Political Protest: Information, Motivation, and Social Networks. </w:t>
          </w:r>
          <w:r w:rsidRPr="00645A0A">
            <w:rPr>
              <w:rFonts w:ascii="Times New Roman" w:hAnsi="Times New Roman" w:cs="Times New Roman"/>
              <w:i/>
              <w:iCs/>
              <w:noProof/>
              <w:sz w:val="24"/>
              <w:szCs w:val="24"/>
            </w:rPr>
            <w:t>Political Psychology</w:t>
          </w:r>
          <w:r w:rsidRPr="00645A0A">
            <w:rPr>
              <w:rFonts w:ascii="Times New Roman" w:hAnsi="Times New Roman" w:cs="Times New Roman"/>
              <w:noProof/>
              <w:sz w:val="24"/>
              <w:szCs w:val="24"/>
            </w:rPr>
            <w:t>, 85-118.</w:t>
          </w:r>
        </w:p>
        <w:p w14:paraId="7549A9D1"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Kang, M. S. (2011). After Citizens United. </w:t>
          </w:r>
          <w:r w:rsidRPr="00645A0A">
            <w:rPr>
              <w:rFonts w:ascii="Times New Roman" w:hAnsi="Times New Roman" w:cs="Times New Roman"/>
              <w:i/>
              <w:iCs/>
              <w:noProof/>
              <w:sz w:val="24"/>
              <w:szCs w:val="24"/>
            </w:rPr>
            <w:t>Indiana Law Review</w:t>
          </w:r>
          <w:r w:rsidRPr="00645A0A">
            <w:rPr>
              <w:rFonts w:ascii="Times New Roman" w:hAnsi="Times New Roman" w:cs="Times New Roman"/>
              <w:noProof/>
              <w:sz w:val="24"/>
              <w:szCs w:val="24"/>
            </w:rPr>
            <w:t>, 243-254.</w:t>
          </w:r>
        </w:p>
        <w:p w14:paraId="2604A8BE"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Karpf, D. (2010). Online Political Mobilization from the Advocacy Group's Perspecitve: Looking Beyond Clicktivism. </w:t>
          </w:r>
          <w:r w:rsidRPr="00645A0A">
            <w:rPr>
              <w:rFonts w:ascii="Times New Roman" w:hAnsi="Times New Roman" w:cs="Times New Roman"/>
              <w:i/>
              <w:iCs/>
              <w:noProof/>
              <w:sz w:val="24"/>
              <w:szCs w:val="24"/>
            </w:rPr>
            <w:t>Policy &amp; Internet</w:t>
          </w:r>
          <w:r w:rsidRPr="00645A0A">
            <w:rPr>
              <w:rFonts w:ascii="Times New Roman" w:hAnsi="Times New Roman" w:cs="Times New Roman"/>
              <w:noProof/>
              <w:sz w:val="24"/>
              <w:szCs w:val="24"/>
            </w:rPr>
            <w:t>, 7-41.</w:t>
          </w:r>
        </w:p>
        <w:p w14:paraId="1BCA5791" w14:textId="77777777" w:rsidR="00A36132" w:rsidRPr="00645A0A" w:rsidRDefault="00A36132" w:rsidP="009522C1">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Kearney, M. W. (2017). </w:t>
          </w:r>
          <w:r w:rsidRPr="00645A0A">
            <w:rPr>
              <w:rFonts w:ascii="Times New Roman" w:hAnsi="Times New Roman" w:cs="Times New Roman"/>
              <w:i/>
              <w:iCs/>
              <w:noProof/>
              <w:sz w:val="24"/>
              <w:szCs w:val="24"/>
            </w:rPr>
            <w:t>rtweet: Collecting Twitter Data. R package version 0.6.0.</w:t>
          </w:r>
          <w:r w:rsidRPr="00645A0A">
            <w:rPr>
              <w:rFonts w:ascii="Times New Roman" w:hAnsi="Times New Roman" w:cs="Times New Roman"/>
              <w:noProof/>
              <w:sz w:val="24"/>
              <w:szCs w:val="24"/>
            </w:rPr>
            <w:t xml:space="preserve"> Retrieved from https://cran.r-project.org/web/packages/rtweet/citation.html</w:t>
          </w:r>
        </w:p>
        <w:p w14:paraId="3C8E27A6"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Krueger, B. S. (2002). Assessing the Potential of Internet Political Participation in the United States. </w:t>
          </w:r>
          <w:r w:rsidRPr="00645A0A">
            <w:rPr>
              <w:rFonts w:ascii="Times New Roman" w:hAnsi="Times New Roman" w:cs="Times New Roman"/>
              <w:i/>
              <w:iCs/>
              <w:noProof/>
              <w:sz w:val="24"/>
              <w:szCs w:val="24"/>
            </w:rPr>
            <w:t>American Politics Research</w:t>
          </w:r>
          <w:r w:rsidRPr="00645A0A">
            <w:rPr>
              <w:rFonts w:ascii="Times New Roman" w:hAnsi="Times New Roman" w:cs="Times New Roman"/>
              <w:noProof/>
              <w:sz w:val="24"/>
              <w:szCs w:val="24"/>
            </w:rPr>
            <w:t>, 476-498.</w:t>
          </w:r>
        </w:p>
        <w:p w14:paraId="3493DA3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Kushin, M. J., &amp; Kitchener, K. (2009). Getting political on social network sites: Exploring online political discourse on Facebook. </w:t>
          </w:r>
          <w:r w:rsidRPr="00645A0A">
            <w:rPr>
              <w:rFonts w:ascii="Times New Roman" w:hAnsi="Times New Roman" w:cs="Times New Roman"/>
              <w:i/>
              <w:iCs/>
              <w:noProof/>
              <w:sz w:val="24"/>
              <w:szCs w:val="24"/>
            </w:rPr>
            <w:t>First Monday</w:t>
          </w:r>
          <w:r w:rsidRPr="00645A0A">
            <w:rPr>
              <w:rFonts w:ascii="Times New Roman" w:hAnsi="Times New Roman" w:cs="Times New Roman"/>
              <w:noProof/>
              <w:sz w:val="24"/>
              <w:szCs w:val="24"/>
            </w:rPr>
            <w:t>.</w:t>
          </w:r>
        </w:p>
        <w:p w14:paraId="2726E0F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 Raja, R. J., &amp; Schaffner, B. F. (2014). The efects of campaign finance spending bans on electoral outcomes: Evidence from the states about the potential impact of Citizens United v. FEC. </w:t>
          </w:r>
          <w:r w:rsidRPr="00645A0A">
            <w:rPr>
              <w:rFonts w:ascii="Times New Roman" w:hAnsi="Times New Roman" w:cs="Times New Roman"/>
              <w:i/>
              <w:iCs/>
              <w:noProof/>
              <w:sz w:val="24"/>
              <w:szCs w:val="24"/>
            </w:rPr>
            <w:t>Electoral Studies</w:t>
          </w:r>
          <w:r w:rsidRPr="00645A0A">
            <w:rPr>
              <w:rFonts w:ascii="Times New Roman" w:hAnsi="Times New Roman" w:cs="Times New Roman"/>
              <w:noProof/>
              <w:sz w:val="24"/>
              <w:szCs w:val="24"/>
            </w:rPr>
            <w:t>, 102-114.</w:t>
          </w:r>
        </w:p>
        <w:p w14:paraId="199263E4"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Langbein, L. I. (1986). Money and Access: Some Empirical Evidence.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1052-1062.</w:t>
          </w:r>
        </w:p>
        <w:p w14:paraId="200EDFB9"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Lawrence, E., Sides, J., &amp; Farrell, H. (2010). Self-Segregation or Deliberation? Blog Readership, Participation, and Polarization in American Politics. </w:t>
          </w:r>
          <w:r w:rsidRPr="00645A0A">
            <w:rPr>
              <w:rFonts w:ascii="Times New Roman" w:hAnsi="Times New Roman" w:cs="Times New Roman"/>
              <w:i/>
              <w:iCs/>
              <w:noProof/>
              <w:sz w:val="24"/>
              <w:szCs w:val="24"/>
            </w:rPr>
            <w:t>Perspectives on Politics</w:t>
          </w:r>
          <w:r w:rsidRPr="00645A0A">
            <w:rPr>
              <w:rFonts w:ascii="Times New Roman" w:hAnsi="Times New Roman" w:cs="Times New Roman"/>
              <w:noProof/>
              <w:sz w:val="24"/>
              <w:szCs w:val="24"/>
            </w:rPr>
            <w:t>, 141-157.</w:t>
          </w:r>
        </w:p>
        <w:p w14:paraId="75A9710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Lee, J. K., Choi, J., Kim, C., &amp; Kim, Y. (2014). Social Media, Network Heterogeneity, and Opinion Polarization. </w:t>
          </w:r>
          <w:r w:rsidRPr="00645A0A">
            <w:rPr>
              <w:rFonts w:ascii="Times New Roman" w:hAnsi="Times New Roman" w:cs="Times New Roman"/>
              <w:i/>
              <w:iCs/>
              <w:noProof/>
              <w:sz w:val="24"/>
              <w:szCs w:val="24"/>
            </w:rPr>
            <w:t>Journal of Communication</w:t>
          </w:r>
          <w:r w:rsidRPr="00645A0A">
            <w:rPr>
              <w:rFonts w:ascii="Times New Roman" w:hAnsi="Times New Roman" w:cs="Times New Roman"/>
              <w:noProof/>
              <w:sz w:val="24"/>
              <w:szCs w:val="24"/>
            </w:rPr>
            <w:t>, 702-722.</w:t>
          </w:r>
        </w:p>
        <w:p w14:paraId="00621BEC"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Levenshus, A. (2010). Online Relationship Management in a Presidential Campaign: A Case Study of the Obama Campaign's Management of Its Internet-Integrated Grassroots Effort. </w:t>
          </w:r>
          <w:r w:rsidRPr="00645A0A">
            <w:rPr>
              <w:rFonts w:ascii="Times New Roman" w:hAnsi="Times New Roman" w:cs="Times New Roman"/>
              <w:i/>
              <w:iCs/>
              <w:noProof/>
              <w:sz w:val="24"/>
              <w:szCs w:val="24"/>
            </w:rPr>
            <w:t>Journal of Public Relations Research</w:t>
          </w:r>
          <w:r w:rsidRPr="00645A0A">
            <w:rPr>
              <w:rFonts w:ascii="Times New Roman" w:hAnsi="Times New Roman" w:cs="Times New Roman"/>
              <w:noProof/>
              <w:sz w:val="24"/>
              <w:szCs w:val="24"/>
            </w:rPr>
            <w:t>, 313-335.</w:t>
          </w:r>
        </w:p>
        <w:p w14:paraId="4ED5E24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Liben-Nowell, D., Novak, J., Kumar, R., Raghavan, P., &amp; Tomkins, A. (2005). Geographic routing in social networks. </w:t>
          </w:r>
          <w:r w:rsidRPr="00645A0A">
            <w:rPr>
              <w:rFonts w:ascii="Times New Roman" w:hAnsi="Times New Roman" w:cs="Times New Roman"/>
              <w:i/>
              <w:iCs/>
              <w:noProof/>
              <w:sz w:val="24"/>
              <w:szCs w:val="24"/>
            </w:rPr>
            <w:t>Proceedings of the National Academy of Sciences</w:t>
          </w:r>
          <w:r w:rsidRPr="00645A0A">
            <w:rPr>
              <w:rFonts w:ascii="Times New Roman" w:hAnsi="Times New Roman" w:cs="Times New Roman"/>
              <w:noProof/>
              <w:sz w:val="24"/>
              <w:szCs w:val="24"/>
            </w:rPr>
            <w:t>, 11623-11628.</w:t>
          </w:r>
        </w:p>
        <w:p w14:paraId="7E57C5A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lastRenderedPageBreak/>
            <w:t xml:space="preserve">Marx DSW, J. D. (2008). Online Fundraising in the Human Services. </w:t>
          </w:r>
          <w:r w:rsidRPr="00645A0A">
            <w:rPr>
              <w:rFonts w:ascii="Times New Roman" w:hAnsi="Times New Roman" w:cs="Times New Roman"/>
              <w:i/>
              <w:iCs/>
              <w:noProof/>
              <w:sz w:val="24"/>
              <w:szCs w:val="24"/>
            </w:rPr>
            <w:t>Journal of Technology in Human Services</w:t>
          </w:r>
          <w:r w:rsidRPr="00645A0A">
            <w:rPr>
              <w:rFonts w:ascii="Times New Roman" w:hAnsi="Times New Roman" w:cs="Times New Roman"/>
              <w:noProof/>
              <w:sz w:val="24"/>
              <w:szCs w:val="24"/>
            </w:rPr>
            <w:t>, 137-152.</w:t>
          </w:r>
        </w:p>
        <w:p w14:paraId="0847189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McSweeney, P. J. (2009). Gephi network statistics. </w:t>
          </w:r>
          <w:r w:rsidRPr="00645A0A">
            <w:rPr>
              <w:rFonts w:ascii="Times New Roman" w:hAnsi="Times New Roman" w:cs="Times New Roman"/>
              <w:i/>
              <w:iCs/>
              <w:noProof/>
              <w:sz w:val="24"/>
              <w:szCs w:val="24"/>
            </w:rPr>
            <w:t>Google Summer of Code</w:t>
          </w:r>
          <w:r w:rsidRPr="00645A0A">
            <w:rPr>
              <w:rFonts w:ascii="Times New Roman" w:hAnsi="Times New Roman" w:cs="Times New Roman"/>
              <w:noProof/>
              <w:sz w:val="24"/>
              <w:szCs w:val="24"/>
            </w:rPr>
            <w:t>, 1-8.</w:t>
          </w:r>
        </w:p>
        <w:p w14:paraId="2A877994"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Miller, B. (2009). Community fundraising 2.0—the future of fundraising in a networked society? </w:t>
          </w:r>
          <w:r w:rsidRPr="00645A0A">
            <w:rPr>
              <w:rFonts w:ascii="Times New Roman" w:hAnsi="Times New Roman" w:cs="Times New Roman"/>
              <w:i/>
              <w:iCs/>
              <w:noProof/>
              <w:sz w:val="24"/>
              <w:szCs w:val="24"/>
            </w:rPr>
            <w:t>International Journal of Nonprofit and Voluntary Sector Marketing</w:t>
          </w:r>
          <w:r w:rsidRPr="00645A0A">
            <w:rPr>
              <w:rFonts w:ascii="Times New Roman" w:hAnsi="Times New Roman" w:cs="Times New Roman"/>
              <w:noProof/>
              <w:sz w:val="24"/>
              <w:szCs w:val="24"/>
            </w:rPr>
            <w:t>, 365-370.</w:t>
          </w:r>
        </w:p>
        <w:p w14:paraId="2A4FEDF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Morgan, K. (2004). The exaggerated death of geography: learning, proximity and territorial innovation systems. </w:t>
          </w:r>
          <w:r w:rsidRPr="00645A0A">
            <w:rPr>
              <w:rFonts w:ascii="Times New Roman" w:hAnsi="Times New Roman" w:cs="Times New Roman"/>
              <w:i/>
              <w:iCs/>
              <w:noProof/>
              <w:sz w:val="24"/>
              <w:szCs w:val="24"/>
            </w:rPr>
            <w:t>Journal of Economic Geography</w:t>
          </w:r>
          <w:r w:rsidRPr="00645A0A">
            <w:rPr>
              <w:rFonts w:ascii="Times New Roman" w:hAnsi="Times New Roman" w:cs="Times New Roman"/>
              <w:noProof/>
              <w:sz w:val="24"/>
              <w:szCs w:val="24"/>
            </w:rPr>
            <w:t>, 3-21.</w:t>
          </w:r>
        </w:p>
        <w:p w14:paraId="576A113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Prokop, A. (2016, February 11). </w:t>
          </w:r>
          <w:r w:rsidRPr="00645A0A">
            <w:rPr>
              <w:rFonts w:ascii="Times New Roman" w:hAnsi="Times New Roman" w:cs="Times New Roman"/>
              <w:i/>
              <w:iCs/>
              <w:noProof/>
              <w:sz w:val="24"/>
              <w:szCs w:val="24"/>
            </w:rPr>
            <w:t>Bernie Sander's remarkable small-dollar fundraising should scare Hillary Clinton.</w:t>
          </w:r>
          <w:r w:rsidRPr="00645A0A">
            <w:rPr>
              <w:rFonts w:ascii="Times New Roman" w:hAnsi="Times New Roman" w:cs="Times New Roman"/>
              <w:noProof/>
              <w:sz w:val="24"/>
              <w:szCs w:val="24"/>
            </w:rPr>
            <w:t xml:space="preserve"> Retrieved from Vox: https://www.vox.com/2016/2/11/10963902/bernie-sanders-fundraising</w:t>
          </w:r>
        </w:p>
        <w:p w14:paraId="1B22A8E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Quan, S., Zhang, T., Xu, C., &amp; Hossain, M. (2015). Social Event Classification via Boosted Multimodal Supervised Latent Dirchlet Allocation. </w:t>
          </w:r>
          <w:r w:rsidRPr="00645A0A">
            <w:rPr>
              <w:rFonts w:ascii="Times New Roman" w:hAnsi="Times New Roman" w:cs="Times New Roman"/>
              <w:i/>
              <w:iCs/>
              <w:noProof/>
              <w:sz w:val="24"/>
              <w:szCs w:val="24"/>
            </w:rPr>
            <w:t>ACM Transactions on Multimedia Computing, Communications, and Applications</w:t>
          </w:r>
          <w:r w:rsidRPr="00645A0A">
            <w:rPr>
              <w:rFonts w:ascii="Times New Roman" w:hAnsi="Times New Roman" w:cs="Times New Roman"/>
              <w:noProof/>
              <w:sz w:val="24"/>
              <w:szCs w:val="24"/>
            </w:rPr>
            <w:t>, 27.</w:t>
          </w:r>
        </w:p>
        <w:p w14:paraId="1BB62B1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Raihani, N. J., &amp; Smith, S. (2015). Competitve Helping in Online Giving. </w:t>
          </w:r>
          <w:r w:rsidRPr="00645A0A">
            <w:rPr>
              <w:rFonts w:ascii="Times New Roman" w:hAnsi="Times New Roman" w:cs="Times New Roman"/>
              <w:i/>
              <w:iCs/>
              <w:noProof/>
              <w:sz w:val="24"/>
              <w:szCs w:val="24"/>
            </w:rPr>
            <w:t>Current Biology</w:t>
          </w:r>
          <w:r w:rsidRPr="00645A0A">
            <w:rPr>
              <w:rFonts w:ascii="Times New Roman" w:hAnsi="Times New Roman" w:cs="Times New Roman"/>
              <w:noProof/>
              <w:sz w:val="24"/>
              <w:szCs w:val="24"/>
            </w:rPr>
            <w:t>, 1183-1186.</w:t>
          </w:r>
        </w:p>
        <w:p w14:paraId="369FD94A"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Scellato, S., Mascolo, C., Musolesi, M., &amp; Latora, V. (2010). Distance Matters: Geo-social Metrics for Online Social Networks. </w:t>
          </w:r>
          <w:r w:rsidRPr="00645A0A">
            <w:rPr>
              <w:rFonts w:ascii="Times New Roman" w:hAnsi="Times New Roman" w:cs="Times New Roman"/>
              <w:i/>
              <w:iCs/>
              <w:noProof/>
              <w:sz w:val="24"/>
              <w:szCs w:val="24"/>
            </w:rPr>
            <w:t>3rd Conference on Online Social Networks</w:t>
          </w:r>
          <w:r w:rsidRPr="00645A0A">
            <w:rPr>
              <w:rFonts w:ascii="Times New Roman" w:hAnsi="Times New Roman" w:cs="Times New Roman"/>
              <w:noProof/>
              <w:sz w:val="24"/>
              <w:szCs w:val="24"/>
            </w:rPr>
            <w:t xml:space="preserve"> (p. 8). USENIX Association. Retrieved from The Advanced Computing Systems Association: http://static.usenix.org/event/wosn/tech/full_papers/Scellato.pdf</w:t>
          </w:r>
        </w:p>
        <w:p w14:paraId="2D5FADBF"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Sherfinski, D. (2017, February 21). </w:t>
          </w:r>
          <w:r w:rsidRPr="00645A0A">
            <w:rPr>
              <w:rFonts w:ascii="Times New Roman" w:hAnsi="Times New Roman" w:cs="Times New Roman"/>
              <w:i/>
              <w:iCs/>
              <w:noProof/>
              <w:sz w:val="24"/>
              <w:szCs w:val="24"/>
            </w:rPr>
            <w:t>Trump smashes Obama's small-dollar fundraising pace, bests Clinton, Sanders combined.</w:t>
          </w:r>
          <w:r w:rsidRPr="00645A0A">
            <w:rPr>
              <w:rFonts w:ascii="Times New Roman" w:hAnsi="Times New Roman" w:cs="Times New Roman"/>
              <w:noProof/>
              <w:sz w:val="24"/>
              <w:szCs w:val="24"/>
            </w:rPr>
            <w:t xml:space="preserve"> Retrieved from The Washington Times: </w:t>
          </w:r>
          <w:r w:rsidRPr="00645A0A">
            <w:rPr>
              <w:rFonts w:ascii="Times New Roman" w:hAnsi="Times New Roman" w:cs="Times New Roman"/>
              <w:noProof/>
              <w:sz w:val="24"/>
              <w:szCs w:val="24"/>
            </w:rPr>
            <w:lastRenderedPageBreak/>
            <w:t>https://www.washingtontimes.com/news/2017/feb/21/trump-smashes-obamas-small-donor-fundraising-pace/</w:t>
          </w:r>
        </w:p>
        <w:p w14:paraId="4A99454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Stein, S., &amp; Cherkis, J. (2017, June 28). </w:t>
          </w:r>
          <w:r w:rsidRPr="00645A0A">
            <w:rPr>
              <w:rFonts w:ascii="Times New Roman" w:hAnsi="Times New Roman" w:cs="Times New Roman"/>
              <w:i/>
              <w:iCs/>
              <w:noProof/>
              <w:sz w:val="24"/>
              <w:szCs w:val="24"/>
            </w:rPr>
            <w:t>The Inside Story of How Bernie Sanders Became the Greatest Online Fundraiser in Political History.</w:t>
          </w:r>
          <w:r w:rsidRPr="00645A0A">
            <w:rPr>
              <w:rFonts w:ascii="Times New Roman" w:hAnsi="Times New Roman" w:cs="Times New Roman"/>
              <w:noProof/>
              <w:sz w:val="24"/>
              <w:szCs w:val="24"/>
            </w:rPr>
            <w:t xml:space="preserve"> Retrieved from HuffPost: https://www.huffingtonpost.com/entry/bernie-sanders-fundraising_us_59527587e4b02734df2d92c1</w:t>
          </w:r>
        </w:p>
        <w:p w14:paraId="7503031D"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875593">
            <w:rPr>
              <w:rFonts w:ascii="Times New Roman" w:hAnsi="Times New Roman" w:cs="Times New Roman"/>
              <w:noProof/>
              <w:sz w:val="24"/>
              <w:szCs w:val="24"/>
              <w:lang w:val="fr-FR"/>
            </w:rPr>
            <w:t xml:space="preserve">Valenzuela , S., Kim, Y., &amp; Gil de Zúñiga, H. (2011). </w:t>
          </w:r>
          <w:r w:rsidRPr="00645A0A">
            <w:rPr>
              <w:rFonts w:ascii="Times New Roman" w:hAnsi="Times New Roman" w:cs="Times New Roman"/>
              <w:noProof/>
              <w:sz w:val="24"/>
              <w:szCs w:val="24"/>
            </w:rPr>
            <w:t xml:space="preserve">Social Networks that Matter: Exploring the Role of Political Discussion for Online Political Participation. </w:t>
          </w:r>
          <w:r w:rsidRPr="00645A0A">
            <w:rPr>
              <w:rFonts w:ascii="Times New Roman" w:hAnsi="Times New Roman" w:cs="Times New Roman"/>
              <w:i/>
              <w:iCs/>
              <w:noProof/>
              <w:sz w:val="24"/>
              <w:szCs w:val="24"/>
            </w:rPr>
            <w:t>International Journal of Public Opinion Research</w:t>
          </w:r>
          <w:r w:rsidRPr="00645A0A">
            <w:rPr>
              <w:rFonts w:ascii="Times New Roman" w:hAnsi="Times New Roman" w:cs="Times New Roman"/>
              <w:noProof/>
              <w:sz w:val="24"/>
              <w:szCs w:val="24"/>
            </w:rPr>
            <w:t>, 163-184.</w:t>
          </w:r>
        </w:p>
        <w:p w14:paraId="0F9B5F55"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Vance, J. (2016). </w:t>
          </w:r>
          <w:r w:rsidRPr="00645A0A">
            <w:rPr>
              <w:rFonts w:ascii="Times New Roman" w:hAnsi="Times New Roman" w:cs="Times New Roman"/>
              <w:i/>
              <w:iCs/>
              <w:noProof/>
              <w:sz w:val="24"/>
              <w:szCs w:val="24"/>
            </w:rPr>
            <w:t>Hillbilly elegy : a memoir of a family and culture in crisis.</w:t>
          </w:r>
          <w:r w:rsidRPr="00645A0A">
            <w:rPr>
              <w:rFonts w:ascii="Times New Roman" w:hAnsi="Times New Roman" w:cs="Times New Roman"/>
              <w:noProof/>
              <w:sz w:val="24"/>
              <w:szCs w:val="24"/>
            </w:rPr>
            <w:t xml:space="preserve"> New York: Harper Collins Publishers.</w:t>
          </w:r>
        </w:p>
        <w:p w14:paraId="56A4F3A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Vesnic-Alujevic, L. (2012). Political participation and web 2.0 in Europe: A case study of Facebook. </w:t>
          </w:r>
          <w:r w:rsidRPr="00645A0A">
            <w:rPr>
              <w:rFonts w:ascii="Times New Roman" w:hAnsi="Times New Roman" w:cs="Times New Roman"/>
              <w:i/>
              <w:iCs/>
              <w:noProof/>
              <w:sz w:val="24"/>
              <w:szCs w:val="24"/>
            </w:rPr>
            <w:t>Public Relations Review</w:t>
          </w:r>
          <w:r w:rsidRPr="00645A0A">
            <w:rPr>
              <w:rFonts w:ascii="Times New Roman" w:hAnsi="Times New Roman" w:cs="Times New Roman"/>
              <w:noProof/>
              <w:sz w:val="24"/>
              <w:szCs w:val="24"/>
            </w:rPr>
            <w:t>, 466-470.</w:t>
          </w:r>
        </w:p>
        <w:p w14:paraId="11243B37"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Vogel, K. P. (2016, February 10). </w:t>
          </w:r>
          <w:r w:rsidRPr="00645A0A">
            <w:rPr>
              <w:rFonts w:ascii="Times New Roman" w:hAnsi="Times New Roman" w:cs="Times New Roman"/>
              <w:i/>
              <w:iCs/>
              <w:noProof/>
              <w:sz w:val="24"/>
              <w:szCs w:val="24"/>
            </w:rPr>
            <w:t>How Bernie bulk a fundraising juggernaut.</w:t>
          </w:r>
          <w:r w:rsidRPr="00645A0A">
            <w:rPr>
              <w:rFonts w:ascii="Times New Roman" w:hAnsi="Times New Roman" w:cs="Times New Roman"/>
              <w:noProof/>
              <w:sz w:val="24"/>
              <w:szCs w:val="24"/>
            </w:rPr>
            <w:t xml:space="preserve"> Retrieved from Politico: https://www.politico.com/story/2016/02/bernie-sanders-fundraising-219112</w:t>
          </w:r>
        </w:p>
        <w:p w14:paraId="360075E3"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Wisconsin Ethics Commission. (n.d.). </w:t>
          </w:r>
          <w:r w:rsidRPr="00645A0A">
            <w:rPr>
              <w:rFonts w:ascii="Times New Roman" w:hAnsi="Times New Roman" w:cs="Times New Roman"/>
              <w:i/>
              <w:iCs/>
              <w:noProof/>
              <w:sz w:val="24"/>
              <w:szCs w:val="24"/>
            </w:rPr>
            <w:t>View Receipts</w:t>
          </w:r>
          <w:r w:rsidRPr="00645A0A">
            <w:rPr>
              <w:rFonts w:ascii="Times New Roman" w:hAnsi="Times New Roman" w:cs="Times New Roman"/>
              <w:noProof/>
              <w:sz w:val="24"/>
              <w:szCs w:val="24"/>
            </w:rPr>
            <w:t>. Retrieved from Wisconsin Campaign Finance Information System: https://cfis.wi.gov/</w:t>
          </w:r>
        </w:p>
        <w:p w14:paraId="4AB75530" w14:textId="77777777" w:rsidR="00A36132" w:rsidRPr="00645A0A" w:rsidRDefault="00A36132" w:rsidP="0051323B">
          <w:pPr>
            <w:pStyle w:val="Bibliography"/>
            <w:spacing w:line="480" w:lineRule="auto"/>
            <w:ind w:left="720" w:hanging="720"/>
            <w:rPr>
              <w:rFonts w:ascii="Times New Roman" w:hAnsi="Times New Roman" w:cs="Times New Roman"/>
              <w:noProof/>
              <w:sz w:val="24"/>
              <w:szCs w:val="24"/>
            </w:rPr>
          </w:pPr>
          <w:r w:rsidRPr="00645A0A">
            <w:rPr>
              <w:rFonts w:ascii="Times New Roman" w:hAnsi="Times New Roman" w:cs="Times New Roman"/>
              <w:noProof/>
              <w:sz w:val="24"/>
              <w:szCs w:val="24"/>
            </w:rPr>
            <w:t xml:space="preserve">Wright, G. C., Erikson, R. S., &amp; McIver, J. P. (1985). Measuring State Partisanship and Ideology with Survey Data. </w:t>
          </w:r>
          <w:r w:rsidRPr="00645A0A">
            <w:rPr>
              <w:rFonts w:ascii="Times New Roman" w:hAnsi="Times New Roman" w:cs="Times New Roman"/>
              <w:i/>
              <w:iCs/>
              <w:noProof/>
              <w:sz w:val="24"/>
              <w:szCs w:val="24"/>
            </w:rPr>
            <w:t>The Journal of Politics</w:t>
          </w:r>
          <w:r w:rsidRPr="00645A0A">
            <w:rPr>
              <w:rFonts w:ascii="Times New Roman" w:hAnsi="Times New Roman" w:cs="Times New Roman"/>
              <w:noProof/>
              <w:sz w:val="24"/>
              <w:szCs w:val="24"/>
            </w:rPr>
            <w:t>, 469-489.</w:t>
          </w:r>
        </w:p>
        <w:p w14:paraId="764BF677" w14:textId="77777777" w:rsidR="00A36132" w:rsidRDefault="00A36132" w:rsidP="00E1581B">
          <w:pPr>
            <w:pStyle w:val="Bibliography"/>
            <w:spacing w:line="480" w:lineRule="auto"/>
            <w:ind w:left="720" w:hanging="720"/>
            <w:rPr>
              <w:rFonts w:ascii="Times New Roman" w:hAnsi="Times New Roman" w:cs="Times New Roman"/>
              <w:sz w:val="24"/>
              <w:szCs w:val="24"/>
            </w:rPr>
          </w:pPr>
          <w:r w:rsidRPr="00645A0A">
            <w:rPr>
              <w:rFonts w:ascii="Times New Roman" w:hAnsi="Times New Roman" w:cs="Times New Roman"/>
              <w:noProof/>
              <w:sz w:val="24"/>
              <w:szCs w:val="24"/>
            </w:rPr>
            <w:t xml:space="preserve">Yano, T., &amp; Smith, N. A. (2010). What's Worthy of Comment? Content and Comment Volume in Political Blogs. </w:t>
          </w:r>
          <w:r w:rsidRPr="00645A0A">
            <w:rPr>
              <w:rFonts w:ascii="Times New Roman" w:hAnsi="Times New Roman" w:cs="Times New Roman"/>
              <w:i/>
              <w:iCs/>
              <w:noProof/>
              <w:sz w:val="24"/>
              <w:szCs w:val="24"/>
            </w:rPr>
            <w:t>ICWSM</w:t>
          </w:r>
          <w:r w:rsidRPr="00645A0A">
            <w:rPr>
              <w:rFonts w:ascii="Times New Roman" w:hAnsi="Times New Roman" w:cs="Times New Roman"/>
              <w:noProof/>
              <w:sz w:val="24"/>
              <w:szCs w:val="24"/>
            </w:rPr>
            <w:t>.</w:t>
          </w:r>
          <w:r w:rsidRPr="00645A0A">
            <w:rPr>
              <w:rFonts w:ascii="Times New Roman" w:hAnsi="Times New Roman" w:cs="Times New Roman"/>
              <w:b/>
              <w:bCs/>
              <w:sz w:val="24"/>
              <w:szCs w:val="24"/>
            </w:rPr>
            <w:fldChar w:fldCharType="end"/>
          </w:r>
        </w:p>
      </w:sdtContent>
    </w:sdt>
    <w:p w14:paraId="5B3B1FE0" w14:textId="77777777" w:rsidR="00A36132" w:rsidRPr="004E4259" w:rsidRDefault="00A36132" w:rsidP="00E1581B">
      <w:pPr>
        <w:spacing w:line="480" w:lineRule="auto"/>
        <w:rPr>
          <w:rFonts w:ascii="Times New Roman" w:hAnsi="Times New Roman" w:cs="Times New Roman"/>
          <w:sz w:val="24"/>
          <w:szCs w:val="24"/>
        </w:rPr>
      </w:pPr>
      <w:r w:rsidRPr="004E4259">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B4A049B" wp14:editId="019F69CF">
            <wp:simplePos x="0" y="0"/>
            <wp:positionH relativeFrom="column">
              <wp:posOffset>-499745</wp:posOffset>
            </wp:positionH>
            <wp:positionV relativeFrom="paragraph">
              <wp:posOffset>0</wp:posOffset>
            </wp:positionV>
            <wp:extent cx="6730365" cy="6623685"/>
            <wp:effectExtent l="0" t="0" r="635"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communities_and_labels.png"/>
                    <pic:cNvPicPr/>
                  </pic:nvPicPr>
                  <pic:blipFill rotWithShape="1">
                    <a:blip r:embed="rId8">
                      <a:extLst>
                        <a:ext uri="{28A0092B-C50C-407E-A947-70E740481C1C}">
                          <a14:useLocalDpi xmlns:a14="http://schemas.microsoft.com/office/drawing/2010/main" val="0"/>
                        </a:ext>
                      </a:extLst>
                    </a:blip>
                    <a:srcRect r="3761" b="5279"/>
                    <a:stretch/>
                  </pic:blipFill>
                  <pic:spPr bwMode="auto">
                    <a:xfrm>
                      <a:off x="0" y="0"/>
                      <a:ext cx="6730365" cy="662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Figure 1. </w:t>
      </w:r>
      <w:r w:rsidRPr="004E4259">
        <w:rPr>
          <w:rFonts w:ascii="Times New Roman" w:hAnsi="Times New Roman" w:cs="Times New Roman"/>
          <w:sz w:val="24"/>
          <w:szCs w:val="24"/>
        </w:rPr>
        <w:t xml:space="preserve">Network of candidates and political donors to Wisconsin State Senate and State Assembly campaigns in 2016. Every node (dot) is a candidate or donor, every edge (line) connecting dots represents a donation. The nodes and edges are colored by their statistical community. Labeled are the cluster that the specific color represents. Also listed are the top five candidates with the highest donor scores that community. </w:t>
      </w:r>
    </w:p>
    <w:p w14:paraId="0642BCE7" w14:textId="3EA1515F" w:rsidR="00F44E1B" w:rsidRPr="00F44E1B" w:rsidRDefault="00F44E1B" w:rsidP="00F44E1B">
      <w:pPr>
        <w:spacing w:after="0" w:line="240" w:lineRule="auto"/>
        <w:rPr>
          <w:rFonts w:ascii="Times New Roman" w:eastAsia="Times New Roman" w:hAnsi="Times New Roman" w:cs="Times New Roman"/>
          <w:sz w:val="24"/>
          <w:szCs w:val="24"/>
        </w:rPr>
      </w:pPr>
      <w:r w:rsidRPr="00F44E1B">
        <w:rPr>
          <w:rFonts w:ascii="Times New Roman" w:eastAsia="Times New Roman" w:hAnsi="Times New Roman" w:cs="Times New Roman"/>
          <w:noProof/>
          <w:sz w:val="24"/>
          <w:szCs w:val="24"/>
        </w:rPr>
        <w:lastRenderedPageBreak/>
        <w:drawing>
          <wp:anchor distT="0" distB="0" distL="114300" distR="114300" simplePos="0" relativeHeight="251669504" behindDoc="0" locked="0" layoutInCell="1" allowOverlap="1" wp14:anchorId="5BAAD6DB" wp14:editId="4401734A">
            <wp:simplePos x="0" y="0"/>
            <wp:positionH relativeFrom="column">
              <wp:posOffset>-914400</wp:posOffset>
            </wp:positionH>
            <wp:positionV relativeFrom="paragraph">
              <wp:posOffset>0</wp:posOffset>
            </wp:positionV>
            <wp:extent cx="7813675" cy="4827270"/>
            <wp:effectExtent l="0" t="0" r="0" b="0"/>
            <wp:wrapTopAndBottom/>
            <wp:docPr id="6" name="Picture 6" descr="/var/folders/h2/mhwzr3xx0d73bm29ntznfr4r0000gr/T/com.microsoft.Word/WebArchiveCopyPasteTempFiles/0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2/mhwzr3xx0d73bm29ntznfr4r0000gr/T/com.microsoft.Word/WebArchiveCopyPasteTempFiles/000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3675" cy="4827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E1B">
        <w:rPr>
          <w:rFonts w:ascii="Times New Roman" w:eastAsia="Times New Roman" w:hAnsi="Times New Roman" w:cs="Times New Roman"/>
          <w:sz w:val="24"/>
          <w:szCs w:val="24"/>
        </w:rPr>
        <w:fldChar w:fldCharType="begin"/>
      </w:r>
      <w:r w:rsidR="007934DC">
        <w:rPr>
          <w:rFonts w:ascii="Times New Roman" w:eastAsia="Times New Roman" w:hAnsi="Times New Roman" w:cs="Times New Roman"/>
          <w:sz w:val="24"/>
          <w:szCs w:val="24"/>
        </w:rPr>
        <w:instrText xml:space="preserve"> INCLUDEPICTURE "C:\\var\\folders\\h2\\mhwzr3xx0d73bm29ntznfr4r0000gr\\T\\com.microsoft.Word\\WebArchiveCopyPasteTempFiles\\000002.png" \* MERGEFORMAT </w:instrText>
      </w:r>
      <w:r w:rsidRPr="00F44E1B">
        <w:rPr>
          <w:rFonts w:ascii="Times New Roman" w:eastAsia="Times New Roman" w:hAnsi="Times New Roman" w:cs="Times New Roman"/>
          <w:sz w:val="24"/>
          <w:szCs w:val="24"/>
        </w:rPr>
        <w:fldChar w:fldCharType="end"/>
      </w:r>
    </w:p>
    <w:p w14:paraId="4955AC4E" w14:textId="77777777" w:rsidR="00A36132" w:rsidRPr="004E4259" w:rsidRDefault="00A36132" w:rsidP="00A36132">
      <w:pPr>
        <w:rPr>
          <w:rFonts w:ascii="Times New Roman" w:hAnsi="Times New Roman" w:cs="Times New Roman"/>
          <w:sz w:val="24"/>
          <w:szCs w:val="24"/>
        </w:rPr>
      </w:pPr>
    </w:p>
    <w:p w14:paraId="76C003A0" w14:textId="77777777" w:rsidR="00A36132" w:rsidRDefault="00A36132" w:rsidP="00A36132">
      <w:pPr>
        <w:rPr>
          <w:rFonts w:ascii="Times New Roman" w:hAnsi="Times New Roman" w:cs="Times New Roman"/>
          <w:sz w:val="24"/>
          <w:szCs w:val="24"/>
        </w:rPr>
      </w:pPr>
    </w:p>
    <w:p w14:paraId="3F58026B" w14:textId="77777777" w:rsidR="00A36132" w:rsidRPr="004E4259" w:rsidRDefault="00A36132" w:rsidP="00A36132">
      <w:pPr>
        <w:spacing w:line="480" w:lineRule="auto"/>
        <w:rPr>
          <w:rFonts w:ascii="Times New Roman" w:hAnsi="Times New Roman" w:cs="Times New Roman"/>
          <w:sz w:val="24"/>
          <w:szCs w:val="24"/>
        </w:rPr>
      </w:pPr>
      <w:r>
        <w:rPr>
          <w:rFonts w:ascii="Times New Roman" w:hAnsi="Times New Roman" w:cs="Times New Roman"/>
          <w:i/>
          <w:sz w:val="24"/>
          <w:szCs w:val="24"/>
        </w:rPr>
        <w:t xml:space="preserve">Figure </w:t>
      </w:r>
      <w:r w:rsidR="00E1581B">
        <w:rPr>
          <w:rFonts w:ascii="Times New Roman" w:hAnsi="Times New Roman" w:cs="Times New Roman"/>
          <w:i/>
          <w:sz w:val="24"/>
          <w:szCs w:val="24"/>
        </w:rPr>
        <w:t>2</w:t>
      </w:r>
      <w:r>
        <w:rPr>
          <w:rFonts w:ascii="Times New Roman" w:hAnsi="Times New Roman" w:cs="Times New Roman"/>
          <w:i/>
          <w:sz w:val="24"/>
          <w:szCs w:val="24"/>
        </w:rPr>
        <w:t xml:space="preserve">. </w:t>
      </w:r>
      <w:r w:rsidRPr="004E4259">
        <w:rPr>
          <w:rFonts w:ascii="Times New Roman" w:hAnsi="Times New Roman" w:cs="Times New Roman"/>
          <w:sz w:val="24"/>
          <w:szCs w:val="24"/>
        </w:rPr>
        <w:t>Heat</w:t>
      </w:r>
      <w:r>
        <w:rPr>
          <w:rFonts w:ascii="Times New Roman" w:hAnsi="Times New Roman" w:cs="Times New Roman"/>
          <w:sz w:val="24"/>
          <w:szCs w:val="24"/>
        </w:rPr>
        <w:t xml:space="preserve"> </w:t>
      </w:r>
      <w:r w:rsidRPr="004E4259">
        <w:rPr>
          <w:rFonts w:ascii="Times New Roman" w:hAnsi="Times New Roman" w:cs="Times New Roman"/>
          <w:sz w:val="24"/>
          <w:szCs w:val="24"/>
        </w:rPr>
        <w:t>map of correlation coefficients between candidates’ contributions from donor clusters and talking about specific policy issues. The darker the color, the greater the correlation. Statistically insignificant measures have been removed.</w:t>
      </w:r>
    </w:p>
    <w:p w14:paraId="2E618EED" w14:textId="77777777" w:rsidR="00A36132" w:rsidRPr="004E4259" w:rsidRDefault="00A36132" w:rsidP="00A36132">
      <w:pPr>
        <w:rPr>
          <w:rFonts w:ascii="Times New Roman" w:hAnsi="Times New Roman" w:cs="Times New Roman"/>
          <w:sz w:val="24"/>
          <w:szCs w:val="24"/>
        </w:rPr>
      </w:pPr>
    </w:p>
    <w:p w14:paraId="6FB4DB95" w14:textId="77777777" w:rsidR="00A36132" w:rsidRPr="004E4259" w:rsidRDefault="00A36132" w:rsidP="00A36132">
      <w:pPr>
        <w:rPr>
          <w:rFonts w:ascii="Times New Roman" w:hAnsi="Times New Roman" w:cs="Times New Roman"/>
          <w:sz w:val="24"/>
          <w:szCs w:val="24"/>
        </w:rPr>
      </w:pPr>
    </w:p>
    <w:p w14:paraId="0858D9E5" w14:textId="77777777" w:rsidR="00A36132" w:rsidRPr="004E4259" w:rsidRDefault="00A36132" w:rsidP="00A36132">
      <w:pPr>
        <w:rPr>
          <w:rFonts w:ascii="Times New Roman" w:hAnsi="Times New Roman" w:cs="Times New Roman"/>
          <w:sz w:val="24"/>
          <w:szCs w:val="24"/>
        </w:rPr>
      </w:pPr>
    </w:p>
    <w:p w14:paraId="53ABD5EB" w14:textId="77777777" w:rsidR="00FC5E8F" w:rsidRDefault="00A36132" w:rsidP="00E1581B">
      <w:pPr>
        <w:spacing w:after="0" w:line="240" w:lineRule="auto"/>
        <w:rPr>
          <w:rFonts w:ascii="Times New Roman" w:hAnsi="Times New Roman" w:cs="Times New Roman"/>
          <w:sz w:val="24"/>
          <w:szCs w:val="24"/>
        </w:rPr>
      </w:pPr>
      <w:r w:rsidRPr="004E4259">
        <w:rPr>
          <w:rFonts w:ascii="Times New Roman" w:hAnsi="Times New Roman" w:cs="Times New Roman"/>
          <w:sz w:val="24"/>
          <w:szCs w:val="24"/>
        </w:rPr>
        <w:t xml:space="preserve"> </w:t>
      </w:r>
    </w:p>
    <w:p w14:paraId="023A8D43" w14:textId="77777777" w:rsidR="004E4259" w:rsidRPr="00EA5B12" w:rsidRDefault="004E4259" w:rsidP="008F14F5">
      <w:pPr>
        <w:spacing w:after="0" w:line="240" w:lineRule="auto"/>
        <w:rPr>
          <w:rFonts w:ascii="Times New Roman" w:hAnsi="Times New Roman" w:cs="Times New Roman"/>
          <w:sz w:val="24"/>
          <w:szCs w:val="24"/>
        </w:rPr>
      </w:pPr>
    </w:p>
    <w:sectPr w:rsidR="004E4259" w:rsidRPr="00EA5B12" w:rsidSect="00ED6720">
      <w:headerReference w:type="even" r:id="rId10"/>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FFBD3" w14:textId="77777777" w:rsidR="004776A5" w:rsidRDefault="004776A5" w:rsidP="00D0540E">
      <w:pPr>
        <w:spacing w:after="0" w:line="240" w:lineRule="auto"/>
      </w:pPr>
      <w:r>
        <w:separator/>
      </w:r>
    </w:p>
  </w:endnote>
  <w:endnote w:type="continuationSeparator" w:id="0">
    <w:p w14:paraId="5840FE1D" w14:textId="77777777" w:rsidR="004776A5" w:rsidRDefault="004776A5" w:rsidP="00D05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9821169"/>
      <w:docPartObj>
        <w:docPartGallery w:val="Page Numbers (Bottom of Page)"/>
        <w:docPartUnique/>
      </w:docPartObj>
    </w:sdtPr>
    <w:sdtEndPr>
      <w:rPr>
        <w:rStyle w:val="PageNumber"/>
      </w:rPr>
    </w:sdtEndPr>
    <w:sdtContent>
      <w:p w14:paraId="29D109C4" w14:textId="77777777" w:rsidR="00EC547E" w:rsidRDefault="00EC547E" w:rsidP="004E4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705B93" w14:textId="77777777" w:rsidR="00EC547E" w:rsidRDefault="00EC547E" w:rsidP="004E42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45CCF" w14:textId="77777777" w:rsidR="00EC547E" w:rsidRDefault="00EC547E" w:rsidP="004E42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73B3C" w14:textId="77777777" w:rsidR="004776A5" w:rsidRDefault="004776A5" w:rsidP="00D0540E">
      <w:pPr>
        <w:spacing w:after="0" w:line="240" w:lineRule="auto"/>
      </w:pPr>
      <w:r>
        <w:separator/>
      </w:r>
    </w:p>
  </w:footnote>
  <w:footnote w:type="continuationSeparator" w:id="0">
    <w:p w14:paraId="0062283C" w14:textId="77777777" w:rsidR="004776A5" w:rsidRDefault="004776A5" w:rsidP="00D05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53938"/>
      <w:docPartObj>
        <w:docPartGallery w:val="Page Numbers (Top of Page)"/>
        <w:docPartUnique/>
      </w:docPartObj>
    </w:sdtPr>
    <w:sdtEndPr>
      <w:rPr>
        <w:rStyle w:val="PageNumber"/>
      </w:rPr>
    </w:sdtEndPr>
    <w:sdtContent>
      <w:p w14:paraId="0B179FE4" w14:textId="77777777" w:rsidR="00EC547E" w:rsidRDefault="00EC547E" w:rsidP="004E425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927084"/>
      <w:docPartObj>
        <w:docPartGallery w:val="Page Numbers (Top of Page)"/>
        <w:docPartUnique/>
      </w:docPartObj>
    </w:sdtPr>
    <w:sdtEndPr>
      <w:rPr>
        <w:rStyle w:val="PageNumber"/>
      </w:rPr>
    </w:sdtEndPr>
    <w:sdtContent>
      <w:p w14:paraId="245DB144" w14:textId="77777777" w:rsidR="00EC547E" w:rsidRDefault="00EC547E" w:rsidP="004E4259">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664376" w14:textId="77777777" w:rsidR="00EC547E" w:rsidRDefault="00EC547E" w:rsidP="004E425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sz w:val="24"/>
      </w:rPr>
      <w:id w:val="429473625"/>
      <w:docPartObj>
        <w:docPartGallery w:val="Page Numbers (Top of Page)"/>
        <w:docPartUnique/>
      </w:docPartObj>
    </w:sdtPr>
    <w:sdtEndPr>
      <w:rPr>
        <w:rStyle w:val="PageNumber"/>
      </w:rPr>
    </w:sdtEndPr>
    <w:sdtContent>
      <w:p w14:paraId="0BCF0D51" w14:textId="77777777" w:rsidR="00EC547E" w:rsidRPr="004E4259" w:rsidRDefault="00EC547E" w:rsidP="004E4259">
        <w:pPr>
          <w:pStyle w:val="Header"/>
          <w:framePr w:wrap="none" w:vAnchor="text" w:hAnchor="margin" w:xAlign="right" w:y="1"/>
          <w:rPr>
            <w:rStyle w:val="PageNumber"/>
            <w:rFonts w:ascii="Times New Roman" w:hAnsi="Times New Roman" w:cs="Times New Roman"/>
            <w:sz w:val="24"/>
          </w:rPr>
        </w:pPr>
        <w:r w:rsidRPr="004E4259">
          <w:rPr>
            <w:rStyle w:val="PageNumber"/>
            <w:rFonts w:ascii="Times New Roman" w:hAnsi="Times New Roman" w:cs="Times New Roman"/>
            <w:sz w:val="24"/>
          </w:rPr>
          <w:fldChar w:fldCharType="begin"/>
        </w:r>
        <w:r w:rsidRPr="004E4259">
          <w:rPr>
            <w:rStyle w:val="PageNumber"/>
            <w:rFonts w:ascii="Times New Roman" w:hAnsi="Times New Roman" w:cs="Times New Roman"/>
            <w:sz w:val="24"/>
          </w:rPr>
          <w:instrText xml:space="preserve"> PAGE </w:instrText>
        </w:r>
        <w:r w:rsidRPr="004E4259">
          <w:rPr>
            <w:rStyle w:val="PageNumber"/>
            <w:rFonts w:ascii="Times New Roman" w:hAnsi="Times New Roman" w:cs="Times New Roman"/>
            <w:sz w:val="24"/>
          </w:rPr>
          <w:fldChar w:fldCharType="separate"/>
        </w:r>
        <w:r w:rsidRPr="004E4259">
          <w:rPr>
            <w:rStyle w:val="PageNumber"/>
            <w:rFonts w:ascii="Times New Roman" w:hAnsi="Times New Roman" w:cs="Times New Roman"/>
            <w:noProof/>
            <w:sz w:val="24"/>
          </w:rPr>
          <w:t>1</w:t>
        </w:r>
        <w:r w:rsidRPr="004E4259">
          <w:rPr>
            <w:rStyle w:val="PageNumber"/>
            <w:rFonts w:ascii="Times New Roman" w:hAnsi="Times New Roman" w:cs="Times New Roman"/>
            <w:sz w:val="24"/>
          </w:rPr>
          <w:fldChar w:fldCharType="end"/>
        </w:r>
      </w:p>
    </w:sdtContent>
  </w:sdt>
  <w:p w14:paraId="213E92FA" w14:textId="77777777" w:rsidR="00EC547E" w:rsidRPr="004E4259" w:rsidRDefault="00EC547E" w:rsidP="004E4259">
    <w:pPr>
      <w:pStyle w:val="Header"/>
      <w:ind w:right="360"/>
      <w:rPr>
        <w:rFonts w:ascii="Times New Roman" w:hAnsi="Times New Roman" w:cs="Times New Roman"/>
        <w:sz w:val="24"/>
      </w:rPr>
    </w:pPr>
    <w:r w:rsidRPr="004E4259">
      <w:rPr>
        <w:rFonts w:ascii="Times New Roman" w:hAnsi="Times New Roman" w:cs="Times New Roman"/>
        <w:sz w:val="24"/>
      </w:rPr>
      <w:t>ID</w:t>
    </w:r>
    <w:r>
      <w:rPr>
        <w:rFonts w:ascii="Times New Roman" w:hAnsi="Times New Roman" w:cs="Times New Roman"/>
        <w:sz w:val="24"/>
      </w:rPr>
      <w:t xml:space="preserve">ENTIFYING THE </w:t>
    </w:r>
    <w:r w:rsidR="00E77BC1">
      <w:rPr>
        <w:rFonts w:ascii="Times New Roman" w:hAnsi="Times New Roman" w:cs="Times New Roman"/>
        <w:sz w:val="24"/>
      </w:rPr>
      <w:t>MOTIVATIONS OF POLITICAL DONORS USING CANDIDATES’ SOCIAL MEDIA COMMUNICATIONS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E5018"/>
    <w:multiLevelType w:val="hybridMultilevel"/>
    <w:tmpl w:val="2D3CB9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12CAB"/>
    <w:multiLevelType w:val="hybridMultilevel"/>
    <w:tmpl w:val="2D1AB9E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2678A"/>
    <w:multiLevelType w:val="hybridMultilevel"/>
    <w:tmpl w:val="4C666A84"/>
    <w:lvl w:ilvl="0" w:tplc="0BB800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76800"/>
    <w:multiLevelType w:val="hybridMultilevel"/>
    <w:tmpl w:val="299A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CB7D8E"/>
    <w:multiLevelType w:val="hybridMultilevel"/>
    <w:tmpl w:val="C82E140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D597D"/>
    <w:multiLevelType w:val="hybridMultilevel"/>
    <w:tmpl w:val="B7F015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ydia A McComas">
    <w15:presenceInfo w15:providerId="AD" w15:userId="S::Lydia.McComas@hennepin.us::e4bf0041-d2c6-4823-a71d-e6290f0813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B36"/>
    <w:rsid w:val="00024CA3"/>
    <w:rsid w:val="00052512"/>
    <w:rsid w:val="00067A1E"/>
    <w:rsid w:val="000F3E5D"/>
    <w:rsid w:val="00102E47"/>
    <w:rsid w:val="0013120E"/>
    <w:rsid w:val="0014497F"/>
    <w:rsid w:val="0019602F"/>
    <w:rsid w:val="001D3C79"/>
    <w:rsid w:val="001E7F2F"/>
    <w:rsid w:val="002005FA"/>
    <w:rsid w:val="002126B6"/>
    <w:rsid w:val="00272922"/>
    <w:rsid w:val="00274B35"/>
    <w:rsid w:val="002B32C6"/>
    <w:rsid w:val="002C141F"/>
    <w:rsid w:val="002E6F31"/>
    <w:rsid w:val="002F6D6C"/>
    <w:rsid w:val="00347EF5"/>
    <w:rsid w:val="00354268"/>
    <w:rsid w:val="003654B3"/>
    <w:rsid w:val="00370F3F"/>
    <w:rsid w:val="00386440"/>
    <w:rsid w:val="003A4CB7"/>
    <w:rsid w:val="00406A7C"/>
    <w:rsid w:val="00436405"/>
    <w:rsid w:val="00462836"/>
    <w:rsid w:val="004776A5"/>
    <w:rsid w:val="004826C9"/>
    <w:rsid w:val="00497477"/>
    <w:rsid w:val="004B5396"/>
    <w:rsid w:val="004D69DE"/>
    <w:rsid w:val="004E4259"/>
    <w:rsid w:val="004F0A26"/>
    <w:rsid w:val="0051323B"/>
    <w:rsid w:val="00525F4A"/>
    <w:rsid w:val="00536A2E"/>
    <w:rsid w:val="00540D30"/>
    <w:rsid w:val="005719BC"/>
    <w:rsid w:val="00582ACF"/>
    <w:rsid w:val="005A0294"/>
    <w:rsid w:val="005C4E40"/>
    <w:rsid w:val="005C66A5"/>
    <w:rsid w:val="006105F7"/>
    <w:rsid w:val="00645A0A"/>
    <w:rsid w:val="00660631"/>
    <w:rsid w:val="006E44A9"/>
    <w:rsid w:val="00717B76"/>
    <w:rsid w:val="007537F5"/>
    <w:rsid w:val="007545DA"/>
    <w:rsid w:val="0076594B"/>
    <w:rsid w:val="007850B9"/>
    <w:rsid w:val="007934DC"/>
    <w:rsid w:val="007A1414"/>
    <w:rsid w:val="007C1DAC"/>
    <w:rsid w:val="007F1D3D"/>
    <w:rsid w:val="007F501F"/>
    <w:rsid w:val="00815D12"/>
    <w:rsid w:val="0083124D"/>
    <w:rsid w:val="00872BE8"/>
    <w:rsid w:val="00875593"/>
    <w:rsid w:val="008F14F5"/>
    <w:rsid w:val="008F4A31"/>
    <w:rsid w:val="00903185"/>
    <w:rsid w:val="00932E45"/>
    <w:rsid w:val="009522C1"/>
    <w:rsid w:val="00956D15"/>
    <w:rsid w:val="00974CFA"/>
    <w:rsid w:val="009A688B"/>
    <w:rsid w:val="009F0024"/>
    <w:rsid w:val="00A009F9"/>
    <w:rsid w:val="00A36132"/>
    <w:rsid w:val="00A37857"/>
    <w:rsid w:val="00A65E75"/>
    <w:rsid w:val="00A92EEF"/>
    <w:rsid w:val="00AA7884"/>
    <w:rsid w:val="00AF77A7"/>
    <w:rsid w:val="00B0388D"/>
    <w:rsid w:val="00B21B36"/>
    <w:rsid w:val="00B32F0B"/>
    <w:rsid w:val="00B66DED"/>
    <w:rsid w:val="00B83458"/>
    <w:rsid w:val="00B94CE6"/>
    <w:rsid w:val="00BD734F"/>
    <w:rsid w:val="00BF066E"/>
    <w:rsid w:val="00C5690D"/>
    <w:rsid w:val="00C6064E"/>
    <w:rsid w:val="00C64F80"/>
    <w:rsid w:val="00C77683"/>
    <w:rsid w:val="00CC0E28"/>
    <w:rsid w:val="00CC1D8D"/>
    <w:rsid w:val="00CD283F"/>
    <w:rsid w:val="00D02771"/>
    <w:rsid w:val="00D0540E"/>
    <w:rsid w:val="00D63AB8"/>
    <w:rsid w:val="00D95DF0"/>
    <w:rsid w:val="00DA1458"/>
    <w:rsid w:val="00E151D5"/>
    <w:rsid w:val="00E1581B"/>
    <w:rsid w:val="00E456BA"/>
    <w:rsid w:val="00E47ED9"/>
    <w:rsid w:val="00E77BC1"/>
    <w:rsid w:val="00EA5B12"/>
    <w:rsid w:val="00EC547E"/>
    <w:rsid w:val="00ED6720"/>
    <w:rsid w:val="00F20788"/>
    <w:rsid w:val="00F44E1B"/>
    <w:rsid w:val="00F64ED9"/>
    <w:rsid w:val="00FC0016"/>
    <w:rsid w:val="00FC5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8FA0"/>
  <w14:defaultImageDpi w14:val="32767"/>
  <w15:chartTrackingRefBased/>
  <w15:docId w15:val="{D6E9C0B9-0492-A845-8F80-C94858EA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21B36"/>
    <w:pPr>
      <w:spacing w:after="160" w:line="259" w:lineRule="auto"/>
    </w:pPr>
    <w:rPr>
      <w:sz w:val="22"/>
      <w:szCs w:val="22"/>
    </w:rPr>
  </w:style>
  <w:style w:type="paragraph" w:styleId="Heading1">
    <w:name w:val="heading 1"/>
    <w:basedOn w:val="Normal"/>
    <w:next w:val="Normal"/>
    <w:link w:val="Heading1Char"/>
    <w:uiPriority w:val="9"/>
    <w:qFormat/>
    <w:rsid w:val="00B21B3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B36"/>
    <w:rPr>
      <w:rFonts w:asciiTheme="majorHAnsi" w:eastAsiaTheme="majorEastAsia" w:hAnsiTheme="majorHAnsi" w:cstheme="majorBidi"/>
      <w:b/>
      <w:bCs/>
      <w:color w:val="2F5496" w:themeColor="accent1" w:themeShade="BF"/>
      <w:sz w:val="28"/>
      <w:szCs w:val="28"/>
      <w:lang w:bidi="en-US"/>
    </w:rPr>
  </w:style>
  <w:style w:type="paragraph" w:styleId="ListParagraph">
    <w:name w:val="List Paragraph"/>
    <w:basedOn w:val="Normal"/>
    <w:uiPriority w:val="34"/>
    <w:qFormat/>
    <w:rsid w:val="00B21B36"/>
    <w:pPr>
      <w:ind w:left="720"/>
      <w:contextualSpacing/>
    </w:pPr>
  </w:style>
  <w:style w:type="paragraph" w:styleId="Header">
    <w:name w:val="header"/>
    <w:basedOn w:val="Normal"/>
    <w:link w:val="HeaderChar"/>
    <w:uiPriority w:val="99"/>
    <w:unhideWhenUsed/>
    <w:rsid w:val="00B21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B36"/>
    <w:rPr>
      <w:sz w:val="22"/>
      <w:szCs w:val="22"/>
    </w:rPr>
  </w:style>
  <w:style w:type="paragraph" w:styleId="Footer">
    <w:name w:val="footer"/>
    <w:basedOn w:val="Normal"/>
    <w:link w:val="FooterChar"/>
    <w:uiPriority w:val="99"/>
    <w:unhideWhenUsed/>
    <w:rsid w:val="00B21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B36"/>
    <w:rPr>
      <w:sz w:val="22"/>
      <w:szCs w:val="22"/>
    </w:rPr>
  </w:style>
  <w:style w:type="character" w:styleId="CommentReference">
    <w:name w:val="annotation reference"/>
    <w:basedOn w:val="DefaultParagraphFont"/>
    <w:uiPriority w:val="99"/>
    <w:semiHidden/>
    <w:unhideWhenUsed/>
    <w:rsid w:val="00B21B36"/>
    <w:rPr>
      <w:sz w:val="16"/>
      <w:szCs w:val="16"/>
    </w:rPr>
  </w:style>
  <w:style w:type="paragraph" w:styleId="CommentText">
    <w:name w:val="annotation text"/>
    <w:basedOn w:val="Normal"/>
    <w:link w:val="CommentTextChar"/>
    <w:uiPriority w:val="99"/>
    <w:semiHidden/>
    <w:unhideWhenUsed/>
    <w:rsid w:val="00B21B36"/>
    <w:pPr>
      <w:spacing w:line="240" w:lineRule="auto"/>
    </w:pPr>
    <w:rPr>
      <w:sz w:val="20"/>
      <w:szCs w:val="20"/>
    </w:rPr>
  </w:style>
  <w:style w:type="character" w:customStyle="1" w:styleId="CommentTextChar">
    <w:name w:val="Comment Text Char"/>
    <w:basedOn w:val="DefaultParagraphFont"/>
    <w:link w:val="CommentText"/>
    <w:uiPriority w:val="99"/>
    <w:semiHidden/>
    <w:rsid w:val="00B21B36"/>
    <w:rPr>
      <w:sz w:val="20"/>
      <w:szCs w:val="20"/>
    </w:rPr>
  </w:style>
  <w:style w:type="paragraph" w:styleId="CommentSubject">
    <w:name w:val="annotation subject"/>
    <w:basedOn w:val="CommentText"/>
    <w:next w:val="CommentText"/>
    <w:link w:val="CommentSubjectChar"/>
    <w:uiPriority w:val="99"/>
    <w:semiHidden/>
    <w:unhideWhenUsed/>
    <w:rsid w:val="00B21B36"/>
    <w:rPr>
      <w:b/>
      <w:bCs/>
    </w:rPr>
  </w:style>
  <w:style w:type="character" w:customStyle="1" w:styleId="CommentSubjectChar">
    <w:name w:val="Comment Subject Char"/>
    <w:basedOn w:val="CommentTextChar"/>
    <w:link w:val="CommentSubject"/>
    <w:uiPriority w:val="99"/>
    <w:semiHidden/>
    <w:rsid w:val="00B21B36"/>
    <w:rPr>
      <w:b/>
      <w:bCs/>
      <w:sz w:val="20"/>
      <w:szCs w:val="20"/>
    </w:rPr>
  </w:style>
  <w:style w:type="paragraph" w:styleId="BalloonText">
    <w:name w:val="Balloon Text"/>
    <w:basedOn w:val="Normal"/>
    <w:link w:val="BalloonTextChar"/>
    <w:uiPriority w:val="99"/>
    <w:semiHidden/>
    <w:unhideWhenUsed/>
    <w:rsid w:val="00B21B3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21B36"/>
    <w:rPr>
      <w:rFonts w:ascii="Times New Roman" w:hAnsi="Times New Roman" w:cs="Times New Roman"/>
      <w:sz w:val="18"/>
      <w:szCs w:val="18"/>
    </w:rPr>
  </w:style>
  <w:style w:type="paragraph" w:styleId="Bibliography">
    <w:name w:val="Bibliography"/>
    <w:basedOn w:val="Normal"/>
    <w:next w:val="Normal"/>
    <w:uiPriority w:val="37"/>
    <w:unhideWhenUsed/>
    <w:rsid w:val="00B21B36"/>
  </w:style>
  <w:style w:type="character" w:styleId="PageNumber">
    <w:name w:val="page number"/>
    <w:basedOn w:val="DefaultParagraphFont"/>
    <w:uiPriority w:val="99"/>
    <w:semiHidden/>
    <w:unhideWhenUsed/>
    <w:rsid w:val="00B21B36"/>
  </w:style>
  <w:style w:type="character" w:styleId="Hyperlink">
    <w:name w:val="Hyperlink"/>
    <w:basedOn w:val="DefaultParagraphFont"/>
    <w:uiPriority w:val="99"/>
    <w:semiHidden/>
    <w:unhideWhenUsed/>
    <w:rsid w:val="00B21B36"/>
    <w:rPr>
      <w:color w:val="0000FF"/>
      <w:u w:val="single"/>
    </w:rPr>
  </w:style>
  <w:style w:type="paragraph" w:styleId="FootnoteText">
    <w:name w:val="footnote text"/>
    <w:basedOn w:val="Normal"/>
    <w:link w:val="FootnoteTextChar"/>
    <w:uiPriority w:val="99"/>
    <w:semiHidden/>
    <w:unhideWhenUsed/>
    <w:rsid w:val="00B21B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1B36"/>
    <w:rPr>
      <w:sz w:val="20"/>
      <w:szCs w:val="20"/>
    </w:rPr>
  </w:style>
  <w:style w:type="character" w:styleId="FootnoteReference">
    <w:name w:val="footnote reference"/>
    <w:basedOn w:val="DefaultParagraphFont"/>
    <w:uiPriority w:val="99"/>
    <w:semiHidden/>
    <w:unhideWhenUsed/>
    <w:rsid w:val="00B21B36"/>
    <w:rPr>
      <w:vertAlign w:val="superscript"/>
    </w:rPr>
  </w:style>
  <w:style w:type="table" w:styleId="TableGrid">
    <w:name w:val="Table Grid"/>
    <w:basedOn w:val="TableNormal"/>
    <w:uiPriority w:val="39"/>
    <w:rsid w:val="00D054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540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5617">
      <w:bodyDiv w:val="1"/>
      <w:marLeft w:val="0"/>
      <w:marRight w:val="0"/>
      <w:marTop w:val="0"/>
      <w:marBottom w:val="0"/>
      <w:divBdr>
        <w:top w:val="none" w:sz="0" w:space="0" w:color="auto"/>
        <w:left w:val="none" w:sz="0" w:space="0" w:color="auto"/>
        <w:bottom w:val="none" w:sz="0" w:space="0" w:color="auto"/>
        <w:right w:val="none" w:sz="0" w:space="0" w:color="auto"/>
      </w:divBdr>
    </w:div>
    <w:div w:id="21831141">
      <w:bodyDiv w:val="1"/>
      <w:marLeft w:val="0"/>
      <w:marRight w:val="0"/>
      <w:marTop w:val="0"/>
      <w:marBottom w:val="0"/>
      <w:divBdr>
        <w:top w:val="none" w:sz="0" w:space="0" w:color="auto"/>
        <w:left w:val="none" w:sz="0" w:space="0" w:color="auto"/>
        <w:bottom w:val="none" w:sz="0" w:space="0" w:color="auto"/>
        <w:right w:val="none" w:sz="0" w:space="0" w:color="auto"/>
      </w:divBdr>
    </w:div>
    <w:div w:id="36046739">
      <w:bodyDiv w:val="1"/>
      <w:marLeft w:val="0"/>
      <w:marRight w:val="0"/>
      <w:marTop w:val="0"/>
      <w:marBottom w:val="0"/>
      <w:divBdr>
        <w:top w:val="none" w:sz="0" w:space="0" w:color="auto"/>
        <w:left w:val="none" w:sz="0" w:space="0" w:color="auto"/>
        <w:bottom w:val="none" w:sz="0" w:space="0" w:color="auto"/>
        <w:right w:val="none" w:sz="0" w:space="0" w:color="auto"/>
      </w:divBdr>
    </w:div>
    <w:div w:id="57552911">
      <w:bodyDiv w:val="1"/>
      <w:marLeft w:val="0"/>
      <w:marRight w:val="0"/>
      <w:marTop w:val="0"/>
      <w:marBottom w:val="0"/>
      <w:divBdr>
        <w:top w:val="none" w:sz="0" w:space="0" w:color="auto"/>
        <w:left w:val="none" w:sz="0" w:space="0" w:color="auto"/>
        <w:bottom w:val="none" w:sz="0" w:space="0" w:color="auto"/>
        <w:right w:val="none" w:sz="0" w:space="0" w:color="auto"/>
      </w:divBdr>
    </w:div>
    <w:div w:id="71466973">
      <w:bodyDiv w:val="1"/>
      <w:marLeft w:val="0"/>
      <w:marRight w:val="0"/>
      <w:marTop w:val="0"/>
      <w:marBottom w:val="0"/>
      <w:divBdr>
        <w:top w:val="none" w:sz="0" w:space="0" w:color="auto"/>
        <w:left w:val="none" w:sz="0" w:space="0" w:color="auto"/>
        <w:bottom w:val="none" w:sz="0" w:space="0" w:color="auto"/>
        <w:right w:val="none" w:sz="0" w:space="0" w:color="auto"/>
      </w:divBdr>
    </w:div>
    <w:div w:id="80369508">
      <w:bodyDiv w:val="1"/>
      <w:marLeft w:val="0"/>
      <w:marRight w:val="0"/>
      <w:marTop w:val="0"/>
      <w:marBottom w:val="0"/>
      <w:divBdr>
        <w:top w:val="none" w:sz="0" w:space="0" w:color="auto"/>
        <w:left w:val="none" w:sz="0" w:space="0" w:color="auto"/>
        <w:bottom w:val="none" w:sz="0" w:space="0" w:color="auto"/>
        <w:right w:val="none" w:sz="0" w:space="0" w:color="auto"/>
      </w:divBdr>
    </w:div>
    <w:div w:id="100537236">
      <w:bodyDiv w:val="1"/>
      <w:marLeft w:val="0"/>
      <w:marRight w:val="0"/>
      <w:marTop w:val="0"/>
      <w:marBottom w:val="0"/>
      <w:divBdr>
        <w:top w:val="none" w:sz="0" w:space="0" w:color="auto"/>
        <w:left w:val="none" w:sz="0" w:space="0" w:color="auto"/>
        <w:bottom w:val="none" w:sz="0" w:space="0" w:color="auto"/>
        <w:right w:val="none" w:sz="0" w:space="0" w:color="auto"/>
      </w:divBdr>
    </w:div>
    <w:div w:id="101728774">
      <w:bodyDiv w:val="1"/>
      <w:marLeft w:val="0"/>
      <w:marRight w:val="0"/>
      <w:marTop w:val="0"/>
      <w:marBottom w:val="0"/>
      <w:divBdr>
        <w:top w:val="none" w:sz="0" w:space="0" w:color="auto"/>
        <w:left w:val="none" w:sz="0" w:space="0" w:color="auto"/>
        <w:bottom w:val="none" w:sz="0" w:space="0" w:color="auto"/>
        <w:right w:val="none" w:sz="0" w:space="0" w:color="auto"/>
      </w:divBdr>
    </w:div>
    <w:div w:id="103965039">
      <w:bodyDiv w:val="1"/>
      <w:marLeft w:val="0"/>
      <w:marRight w:val="0"/>
      <w:marTop w:val="0"/>
      <w:marBottom w:val="0"/>
      <w:divBdr>
        <w:top w:val="none" w:sz="0" w:space="0" w:color="auto"/>
        <w:left w:val="none" w:sz="0" w:space="0" w:color="auto"/>
        <w:bottom w:val="none" w:sz="0" w:space="0" w:color="auto"/>
        <w:right w:val="none" w:sz="0" w:space="0" w:color="auto"/>
      </w:divBdr>
    </w:div>
    <w:div w:id="127480587">
      <w:bodyDiv w:val="1"/>
      <w:marLeft w:val="0"/>
      <w:marRight w:val="0"/>
      <w:marTop w:val="0"/>
      <w:marBottom w:val="0"/>
      <w:divBdr>
        <w:top w:val="none" w:sz="0" w:space="0" w:color="auto"/>
        <w:left w:val="none" w:sz="0" w:space="0" w:color="auto"/>
        <w:bottom w:val="none" w:sz="0" w:space="0" w:color="auto"/>
        <w:right w:val="none" w:sz="0" w:space="0" w:color="auto"/>
      </w:divBdr>
    </w:div>
    <w:div w:id="131942882">
      <w:bodyDiv w:val="1"/>
      <w:marLeft w:val="0"/>
      <w:marRight w:val="0"/>
      <w:marTop w:val="0"/>
      <w:marBottom w:val="0"/>
      <w:divBdr>
        <w:top w:val="none" w:sz="0" w:space="0" w:color="auto"/>
        <w:left w:val="none" w:sz="0" w:space="0" w:color="auto"/>
        <w:bottom w:val="none" w:sz="0" w:space="0" w:color="auto"/>
        <w:right w:val="none" w:sz="0" w:space="0" w:color="auto"/>
      </w:divBdr>
    </w:div>
    <w:div w:id="132526364">
      <w:bodyDiv w:val="1"/>
      <w:marLeft w:val="0"/>
      <w:marRight w:val="0"/>
      <w:marTop w:val="0"/>
      <w:marBottom w:val="0"/>
      <w:divBdr>
        <w:top w:val="none" w:sz="0" w:space="0" w:color="auto"/>
        <w:left w:val="none" w:sz="0" w:space="0" w:color="auto"/>
        <w:bottom w:val="none" w:sz="0" w:space="0" w:color="auto"/>
        <w:right w:val="none" w:sz="0" w:space="0" w:color="auto"/>
      </w:divBdr>
    </w:div>
    <w:div w:id="150143955">
      <w:bodyDiv w:val="1"/>
      <w:marLeft w:val="0"/>
      <w:marRight w:val="0"/>
      <w:marTop w:val="0"/>
      <w:marBottom w:val="0"/>
      <w:divBdr>
        <w:top w:val="none" w:sz="0" w:space="0" w:color="auto"/>
        <w:left w:val="none" w:sz="0" w:space="0" w:color="auto"/>
        <w:bottom w:val="none" w:sz="0" w:space="0" w:color="auto"/>
        <w:right w:val="none" w:sz="0" w:space="0" w:color="auto"/>
      </w:divBdr>
    </w:div>
    <w:div w:id="160776450">
      <w:bodyDiv w:val="1"/>
      <w:marLeft w:val="0"/>
      <w:marRight w:val="0"/>
      <w:marTop w:val="0"/>
      <w:marBottom w:val="0"/>
      <w:divBdr>
        <w:top w:val="none" w:sz="0" w:space="0" w:color="auto"/>
        <w:left w:val="none" w:sz="0" w:space="0" w:color="auto"/>
        <w:bottom w:val="none" w:sz="0" w:space="0" w:color="auto"/>
        <w:right w:val="none" w:sz="0" w:space="0" w:color="auto"/>
      </w:divBdr>
    </w:div>
    <w:div w:id="172382444">
      <w:bodyDiv w:val="1"/>
      <w:marLeft w:val="0"/>
      <w:marRight w:val="0"/>
      <w:marTop w:val="0"/>
      <w:marBottom w:val="0"/>
      <w:divBdr>
        <w:top w:val="none" w:sz="0" w:space="0" w:color="auto"/>
        <w:left w:val="none" w:sz="0" w:space="0" w:color="auto"/>
        <w:bottom w:val="none" w:sz="0" w:space="0" w:color="auto"/>
        <w:right w:val="none" w:sz="0" w:space="0" w:color="auto"/>
      </w:divBdr>
    </w:div>
    <w:div w:id="173425421">
      <w:bodyDiv w:val="1"/>
      <w:marLeft w:val="0"/>
      <w:marRight w:val="0"/>
      <w:marTop w:val="0"/>
      <w:marBottom w:val="0"/>
      <w:divBdr>
        <w:top w:val="none" w:sz="0" w:space="0" w:color="auto"/>
        <w:left w:val="none" w:sz="0" w:space="0" w:color="auto"/>
        <w:bottom w:val="none" w:sz="0" w:space="0" w:color="auto"/>
        <w:right w:val="none" w:sz="0" w:space="0" w:color="auto"/>
      </w:divBdr>
    </w:div>
    <w:div w:id="174078256">
      <w:bodyDiv w:val="1"/>
      <w:marLeft w:val="0"/>
      <w:marRight w:val="0"/>
      <w:marTop w:val="0"/>
      <w:marBottom w:val="0"/>
      <w:divBdr>
        <w:top w:val="none" w:sz="0" w:space="0" w:color="auto"/>
        <w:left w:val="none" w:sz="0" w:space="0" w:color="auto"/>
        <w:bottom w:val="none" w:sz="0" w:space="0" w:color="auto"/>
        <w:right w:val="none" w:sz="0" w:space="0" w:color="auto"/>
      </w:divBdr>
    </w:div>
    <w:div w:id="183370376">
      <w:bodyDiv w:val="1"/>
      <w:marLeft w:val="0"/>
      <w:marRight w:val="0"/>
      <w:marTop w:val="0"/>
      <w:marBottom w:val="0"/>
      <w:divBdr>
        <w:top w:val="none" w:sz="0" w:space="0" w:color="auto"/>
        <w:left w:val="none" w:sz="0" w:space="0" w:color="auto"/>
        <w:bottom w:val="none" w:sz="0" w:space="0" w:color="auto"/>
        <w:right w:val="none" w:sz="0" w:space="0" w:color="auto"/>
      </w:divBdr>
    </w:div>
    <w:div w:id="187377208">
      <w:bodyDiv w:val="1"/>
      <w:marLeft w:val="0"/>
      <w:marRight w:val="0"/>
      <w:marTop w:val="0"/>
      <w:marBottom w:val="0"/>
      <w:divBdr>
        <w:top w:val="none" w:sz="0" w:space="0" w:color="auto"/>
        <w:left w:val="none" w:sz="0" w:space="0" w:color="auto"/>
        <w:bottom w:val="none" w:sz="0" w:space="0" w:color="auto"/>
        <w:right w:val="none" w:sz="0" w:space="0" w:color="auto"/>
      </w:divBdr>
    </w:div>
    <w:div w:id="210381410">
      <w:bodyDiv w:val="1"/>
      <w:marLeft w:val="0"/>
      <w:marRight w:val="0"/>
      <w:marTop w:val="0"/>
      <w:marBottom w:val="0"/>
      <w:divBdr>
        <w:top w:val="none" w:sz="0" w:space="0" w:color="auto"/>
        <w:left w:val="none" w:sz="0" w:space="0" w:color="auto"/>
        <w:bottom w:val="none" w:sz="0" w:space="0" w:color="auto"/>
        <w:right w:val="none" w:sz="0" w:space="0" w:color="auto"/>
      </w:divBdr>
    </w:div>
    <w:div w:id="212616338">
      <w:bodyDiv w:val="1"/>
      <w:marLeft w:val="0"/>
      <w:marRight w:val="0"/>
      <w:marTop w:val="0"/>
      <w:marBottom w:val="0"/>
      <w:divBdr>
        <w:top w:val="none" w:sz="0" w:space="0" w:color="auto"/>
        <w:left w:val="none" w:sz="0" w:space="0" w:color="auto"/>
        <w:bottom w:val="none" w:sz="0" w:space="0" w:color="auto"/>
        <w:right w:val="none" w:sz="0" w:space="0" w:color="auto"/>
      </w:divBdr>
    </w:div>
    <w:div w:id="224996915">
      <w:bodyDiv w:val="1"/>
      <w:marLeft w:val="0"/>
      <w:marRight w:val="0"/>
      <w:marTop w:val="0"/>
      <w:marBottom w:val="0"/>
      <w:divBdr>
        <w:top w:val="none" w:sz="0" w:space="0" w:color="auto"/>
        <w:left w:val="none" w:sz="0" w:space="0" w:color="auto"/>
        <w:bottom w:val="none" w:sz="0" w:space="0" w:color="auto"/>
        <w:right w:val="none" w:sz="0" w:space="0" w:color="auto"/>
      </w:divBdr>
    </w:div>
    <w:div w:id="246547807">
      <w:bodyDiv w:val="1"/>
      <w:marLeft w:val="0"/>
      <w:marRight w:val="0"/>
      <w:marTop w:val="0"/>
      <w:marBottom w:val="0"/>
      <w:divBdr>
        <w:top w:val="none" w:sz="0" w:space="0" w:color="auto"/>
        <w:left w:val="none" w:sz="0" w:space="0" w:color="auto"/>
        <w:bottom w:val="none" w:sz="0" w:space="0" w:color="auto"/>
        <w:right w:val="none" w:sz="0" w:space="0" w:color="auto"/>
      </w:divBdr>
    </w:div>
    <w:div w:id="265381576">
      <w:bodyDiv w:val="1"/>
      <w:marLeft w:val="0"/>
      <w:marRight w:val="0"/>
      <w:marTop w:val="0"/>
      <w:marBottom w:val="0"/>
      <w:divBdr>
        <w:top w:val="none" w:sz="0" w:space="0" w:color="auto"/>
        <w:left w:val="none" w:sz="0" w:space="0" w:color="auto"/>
        <w:bottom w:val="none" w:sz="0" w:space="0" w:color="auto"/>
        <w:right w:val="none" w:sz="0" w:space="0" w:color="auto"/>
      </w:divBdr>
    </w:div>
    <w:div w:id="272595707">
      <w:bodyDiv w:val="1"/>
      <w:marLeft w:val="0"/>
      <w:marRight w:val="0"/>
      <w:marTop w:val="0"/>
      <w:marBottom w:val="0"/>
      <w:divBdr>
        <w:top w:val="none" w:sz="0" w:space="0" w:color="auto"/>
        <w:left w:val="none" w:sz="0" w:space="0" w:color="auto"/>
        <w:bottom w:val="none" w:sz="0" w:space="0" w:color="auto"/>
        <w:right w:val="none" w:sz="0" w:space="0" w:color="auto"/>
      </w:divBdr>
    </w:div>
    <w:div w:id="300883911">
      <w:bodyDiv w:val="1"/>
      <w:marLeft w:val="0"/>
      <w:marRight w:val="0"/>
      <w:marTop w:val="0"/>
      <w:marBottom w:val="0"/>
      <w:divBdr>
        <w:top w:val="none" w:sz="0" w:space="0" w:color="auto"/>
        <w:left w:val="none" w:sz="0" w:space="0" w:color="auto"/>
        <w:bottom w:val="none" w:sz="0" w:space="0" w:color="auto"/>
        <w:right w:val="none" w:sz="0" w:space="0" w:color="auto"/>
      </w:divBdr>
    </w:div>
    <w:div w:id="310523383">
      <w:bodyDiv w:val="1"/>
      <w:marLeft w:val="0"/>
      <w:marRight w:val="0"/>
      <w:marTop w:val="0"/>
      <w:marBottom w:val="0"/>
      <w:divBdr>
        <w:top w:val="none" w:sz="0" w:space="0" w:color="auto"/>
        <w:left w:val="none" w:sz="0" w:space="0" w:color="auto"/>
        <w:bottom w:val="none" w:sz="0" w:space="0" w:color="auto"/>
        <w:right w:val="none" w:sz="0" w:space="0" w:color="auto"/>
      </w:divBdr>
    </w:div>
    <w:div w:id="317807663">
      <w:bodyDiv w:val="1"/>
      <w:marLeft w:val="0"/>
      <w:marRight w:val="0"/>
      <w:marTop w:val="0"/>
      <w:marBottom w:val="0"/>
      <w:divBdr>
        <w:top w:val="none" w:sz="0" w:space="0" w:color="auto"/>
        <w:left w:val="none" w:sz="0" w:space="0" w:color="auto"/>
        <w:bottom w:val="none" w:sz="0" w:space="0" w:color="auto"/>
        <w:right w:val="none" w:sz="0" w:space="0" w:color="auto"/>
      </w:divBdr>
    </w:div>
    <w:div w:id="319888506">
      <w:bodyDiv w:val="1"/>
      <w:marLeft w:val="0"/>
      <w:marRight w:val="0"/>
      <w:marTop w:val="0"/>
      <w:marBottom w:val="0"/>
      <w:divBdr>
        <w:top w:val="none" w:sz="0" w:space="0" w:color="auto"/>
        <w:left w:val="none" w:sz="0" w:space="0" w:color="auto"/>
        <w:bottom w:val="none" w:sz="0" w:space="0" w:color="auto"/>
        <w:right w:val="none" w:sz="0" w:space="0" w:color="auto"/>
      </w:divBdr>
    </w:div>
    <w:div w:id="322390788">
      <w:bodyDiv w:val="1"/>
      <w:marLeft w:val="0"/>
      <w:marRight w:val="0"/>
      <w:marTop w:val="0"/>
      <w:marBottom w:val="0"/>
      <w:divBdr>
        <w:top w:val="none" w:sz="0" w:space="0" w:color="auto"/>
        <w:left w:val="none" w:sz="0" w:space="0" w:color="auto"/>
        <w:bottom w:val="none" w:sz="0" w:space="0" w:color="auto"/>
        <w:right w:val="none" w:sz="0" w:space="0" w:color="auto"/>
      </w:divBdr>
    </w:div>
    <w:div w:id="342511839">
      <w:bodyDiv w:val="1"/>
      <w:marLeft w:val="0"/>
      <w:marRight w:val="0"/>
      <w:marTop w:val="0"/>
      <w:marBottom w:val="0"/>
      <w:divBdr>
        <w:top w:val="none" w:sz="0" w:space="0" w:color="auto"/>
        <w:left w:val="none" w:sz="0" w:space="0" w:color="auto"/>
        <w:bottom w:val="none" w:sz="0" w:space="0" w:color="auto"/>
        <w:right w:val="none" w:sz="0" w:space="0" w:color="auto"/>
      </w:divBdr>
    </w:div>
    <w:div w:id="344989424">
      <w:bodyDiv w:val="1"/>
      <w:marLeft w:val="0"/>
      <w:marRight w:val="0"/>
      <w:marTop w:val="0"/>
      <w:marBottom w:val="0"/>
      <w:divBdr>
        <w:top w:val="none" w:sz="0" w:space="0" w:color="auto"/>
        <w:left w:val="none" w:sz="0" w:space="0" w:color="auto"/>
        <w:bottom w:val="none" w:sz="0" w:space="0" w:color="auto"/>
        <w:right w:val="none" w:sz="0" w:space="0" w:color="auto"/>
      </w:divBdr>
    </w:div>
    <w:div w:id="374472995">
      <w:bodyDiv w:val="1"/>
      <w:marLeft w:val="0"/>
      <w:marRight w:val="0"/>
      <w:marTop w:val="0"/>
      <w:marBottom w:val="0"/>
      <w:divBdr>
        <w:top w:val="none" w:sz="0" w:space="0" w:color="auto"/>
        <w:left w:val="none" w:sz="0" w:space="0" w:color="auto"/>
        <w:bottom w:val="none" w:sz="0" w:space="0" w:color="auto"/>
        <w:right w:val="none" w:sz="0" w:space="0" w:color="auto"/>
      </w:divBdr>
    </w:div>
    <w:div w:id="375356789">
      <w:bodyDiv w:val="1"/>
      <w:marLeft w:val="0"/>
      <w:marRight w:val="0"/>
      <w:marTop w:val="0"/>
      <w:marBottom w:val="0"/>
      <w:divBdr>
        <w:top w:val="none" w:sz="0" w:space="0" w:color="auto"/>
        <w:left w:val="none" w:sz="0" w:space="0" w:color="auto"/>
        <w:bottom w:val="none" w:sz="0" w:space="0" w:color="auto"/>
        <w:right w:val="none" w:sz="0" w:space="0" w:color="auto"/>
      </w:divBdr>
    </w:div>
    <w:div w:id="378364551">
      <w:bodyDiv w:val="1"/>
      <w:marLeft w:val="0"/>
      <w:marRight w:val="0"/>
      <w:marTop w:val="0"/>
      <w:marBottom w:val="0"/>
      <w:divBdr>
        <w:top w:val="none" w:sz="0" w:space="0" w:color="auto"/>
        <w:left w:val="none" w:sz="0" w:space="0" w:color="auto"/>
        <w:bottom w:val="none" w:sz="0" w:space="0" w:color="auto"/>
        <w:right w:val="none" w:sz="0" w:space="0" w:color="auto"/>
      </w:divBdr>
    </w:div>
    <w:div w:id="379283170">
      <w:bodyDiv w:val="1"/>
      <w:marLeft w:val="0"/>
      <w:marRight w:val="0"/>
      <w:marTop w:val="0"/>
      <w:marBottom w:val="0"/>
      <w:divBdr>
        <w:top w:val="none" w:sz="0" w:space="0" w:color="auto"/>
        <w:left w:val="none" w:sz="0" w:space="0" w:color="auto"/>
        <w:bottom w:val="none" w:sz="0" w:space="0" w:color="auto"/>
        <w:right w:val="none" w:sz="0" w:space="0" w:color="auto"/>
      </w:divBdr>
    </w:div>
    <w:div w:id="398865104">
      <w:bodyDiv w:val="1"/>
      <w:marLeft w:val="0"/>
      <w:marRight w:val="0"/>
      <w:marTop w:val="0"/>
      <w:marBottom w:val="0"/>
      <w:divBdr>
        <w:top w:val="none" w:sz="0" w:space="0" w:color="auto"/>
        <w:left w:val="none" w:sz="0" w:space="0" w:color="auto"/>
        <w:bottom w:val="none" w:sz="0" w:space="0" w:color="auto"/>
        <w:right w:val="none" w:sz="0" w:space="0" w:color="auto"/>
      </w:divBdr>
    </w:div>
    <w:div w:id="418526598">
      <w:bodyDiv w:val="1"/>
      <w:marLeft w:val="0"/>
      <w:marRight w:val="0"/>
      <w:marTop w:val="0"/>
      <w:marBottom w:val="0"/>
      <w:divBdr>
        <w:top w:val="none" w:sz="0" w:space="0" w:color="auto"/>
        <w:left w:val="none" w:sz="0" w:space="0" w:color="auto"/>
        <w:bottom w:val="none" w:sz="0" w:space="0" w:color="auto"/>
        <w:right w:val="none" w:sz="0" w:space="0" w:color="auto"/>
      </w:divBdr>
    </w:div>
    <w:div w:id="421074476">
      <w:bodyDiv w:val="1"/>
      <w:marLeft w:val="0"/>
      <w:marRight w:val="0"/>
      <w:marTop w:val="0"/>
      <w:marBottom w:val="0"/>
      <w:divBdr>
        <w:top w:val="none" w:sz="0" w:space="0" w:color="auto"/>
        <w:left w:val="none" w:sz="0" w:space="0" w:color="auto"/>
        <w:bottom w:val="none" w:sz="0" w:space="0" w:color="auto"/>
        <w:right w:val="none" w:sz="0" w:space="0" w:color="auto"/>
      </w:divBdr>
    </w:div>
    <w:div w:id="450831863">
      <w:bodyDiv w:val="1"/>
      <w:marLeft w:val="0"/>
      <w:marRight w:val="0"/>
      <w:marTop w:val="0"/>
      <w:marBottom w:val="0"/>
      <w:divBdr>
        <w:top w:val="none" w:sz="0" w:space="0" w:color="auto"/>
        <w:left w:val="none" w:sz="0" w:space="0" w:color="auto"/>
        <w:bottom w:val="none" w:sz="0" w:space="0" w:color="auto"/>
        <w:right w:val="none" w:sz="0" w:space="0" w:color="auto"/>
      </w:divBdr>
    </w:div>
    <w:div w:id="452670200">
      <w:bodyDiv w:val="1"/>
      <w:marLeft w:val="0"/>
      <w:marRight w:val="0"/>
      <w:marTop w:val="0"/>
      <w:marBottom w:val="0"/>
      <w:divBdr>
        <w:top w:val="none" w:sz="0" w:space="0" w:color="auto"/>
        <w:left w:val="none" w:sz="0" w:space="0" w:color="auto"/>
        <w:bottom w:val="none" w:sz="0" w:space="0" w:color="auto"/>
        <w:right w:val="none" w:sz="0" w:space="0" w:color="auto"/>
      </w:divBdr>
    </w:div>
    <w:div w:id="464085917">
      <w:bodyDiv w:val="1"/>
      <w:marLeft w:val="0"/>
      <w:marRight w:val="0"/>
      <w:marTop w:val="0"/>
      <w:marBottom w:val="0"/>
      <w:divBdr>
        <w:top w:val="none" w:sz="0" w:space="0" w:color="auto"/>
        <w:left w:val="none" w:sz="0" w:space="0" w:color="auto"/>
        <w:bottom w:val="none" w:sz="0" w:space="0" w:color="auto"/>
        <w:right w:val="none" w:sz="0" w:space="0" w:color="auto"/>
      </w:divBdr>
    </w:div>
    <w:div w:id="465977518">
      <w:bodyDiv w:val="1"/>
      <w:marLeft w:val="0"/>
      <w:marRight w:val="0"/>
      <w:marTop w:val="0"/>
      <w:marBottom w:val="0"/>
      <w:divBdr>
        <w:top w:val="none" w:sz="0" w:space="0" w:color="auto"/>
        <w:left w:val="none" w:sz="0" w:space="0" w:color="auto"/>
        <w:bottom w:val="none" w:sz="0" w:space="0" w:color="auto"/>
        <w:right w:val="none" w:sz="0" w:space="0" w:color="auto"/>
      </w:divBdr>
    </w:div>
    <w:div w:id="470945816">
      <w:bodyDiv w:val="1"/>
      <w:marLeft w:val="0"/>
      <w:marRight w:val="0"/>
      <w:marTop w:val="0"/>
      <w:marBottom w:val="0"/>
      <w:divBdr>
        <w:top w:val="none" w:sz="0" w:space="0" w:color="auto"/>
        <w:left w:val="none" w:sz="0" w:space="0" w:color="auto"/>
        <w:bottom w:val="none" w:sz="0" w:space="0" w:color="auto"/>
        <w:right w:val="none" w:sz="0" w:space="0" w:color="auto"/>
      </w:divBdr>
    </w:div>
    <w:div w:id="473107706">
      <w:bodyDiv w:val="1"/>
      <w:marLeft w:val="0"/>
      <w:marRight w:val="0"/>
      <w:marTop w:val="0"/>
      <w:marBottom w:val="0"/>
      <w:divBdr>
        <w:top w:val="none" w:sz="0" w:space="0" w:color="auto"/>
        <w:left w:val="none" w:sz="0" w:space="0" w:color="auto"/>
        <w:bottom w:val="none" w:sz="0" w:space="0" w:color="auto"/>
        <w:right w:val="none" w:sz="0" w:space="0" w:color="auto"/>
      </w:divBdr>
    </w:div>
    <w:div w:id="479809622">
      <w:bodyDiv w:val="1"/>
      <w:marLeft w:val="0"/>
      <w:marRight w:val="0"/>
      <w:marTop w:val="0"/>
      <w:marBottom w:val="0"/>
      <w:divBdr>
        <w:top w:val="none" w:sz="0" w:space="0" w:color="auto"/>
        <w:left w:val="none" w:sz="0" w:space="0" w:color="auto"/>
        <w:bottom w:val="none" w:sz="0" w:space="0" w:color="auto"/>
        <w:right w:val="none" w:sz="0" w:space="0" w:color="auto"/>
      </w:divBdr>
    </w:div>
    <w:div w:id="482235792">
      <w:bodyDiv w:val="1"/>
      <w:marLeft w:val="0"/>
      <w:marRight w:val="0"/>
      <w:marTop w:val="0"/>
      <w:marBottom w:val="0"/>
      <w:divBdr>
        <w:top w:val="none" w:sz="0" w:space="0" w:color="auto"/>
        <w:left w:val="none" w:sz="0" w:space="0" w:color="auto"/>
        <w:bottom w:val="none" w:sz="0" w:space="0" w:color="auto"/>
        <w:right w:val="none" w:sz="0" w:space="0" w:color="auto"/>
      </w:divBdr>
    </w:div>
    <w:div w:id="493838848">
      <w:bodyDiv w:val="1"/>
      <w:marLeft w:val="0"/>
      <w:marRight w:val="0"/>
      <w:marTop w:val="0"/>
      <w:marBottom w:val="0"/>
      <w:divBdr>
        <w:top w:val="none" w:sz="0" w:space="0" w:color="auto"/>
        <w:left w:val="none" w:sz="0" w:space="0" w:color="auto"/>
        <w:bottom w:val="none" w:sz="0" w:space="0" w:color="auto"/>
        <w:right w:val="none" w:sz="0" w:space="0" w:color="auto"/>
      </w:divBdr>
    </w:div>
    <w:div w:id="502011766">
      <w:bodyDiv w:val="1"/>
      <w:marLeft w:val="0"/>
      <w:marRight w:val="0"/>
      <w:marTop w:val="0"/>
      <w:marBottom w:val="0"/>
      <w:divBdr>
        <w:top w:val="none" w:sz="0" w:space="0" w:color="auto"/>
        <w:left w:val="none" w:sz="0" w:space="0" w:color="auto"/>
        <w:bottom w:val="none" w:sz="0" w:space="0" w:color="auto"/>
        <w:right w:val="none" w:sz="0" w:space="0" w:color="auto"/>
      </w:divBdr>
    </w:div>
    <w:div w:id="512037347">
      <w:bodyDiv w:val="1"/>
      <w:marLeft w:val="0"/>
      <w:marRight w:val="0"/>
      <w:marTop w:val="0"/>
      <w:marBottom w:val="0"/>
      <w:divBdr>
        <w:top w:val="none" w:sz="0" w:space="0" w:color="auto"/>
        <w:left w:val="none" w:sz="0" w:space="0" w:color="auto"/>
        <w:bottom w:val="none" w:sz="0" w:space="0" w:color="auto"/>
        <w:right w:val="none" w:sz="0" w:space="0" w:color="auto"/>
      </w:divBdr>
    </w:div>
    <w:div w:id="517890928">
      <w:bodyDiv w:val="1"/>
      <w:marLeft w:val="0"/>
      <w:marRight w:val="0"/>
      <w:marTop w:val="0"/>
      <w:marBottom w:val="0"/>
      <w:divBdr>
        <w:top w:val="none" w:sz="0" w:space="0" w:color="auto"/>
        <w:left w:val="none" w:sz="0" w:space="0" w:color="auto"/>
        <w:bottom w:val="none" w:sz="0" w:space="0" w:color="auto"/>
        <w:right w:val="none" w:sz="0" w:space="0" w:color="auto"/>
      </w:divBdr>
    </w:div>
    <w:div w:id="522549605">
      <w:bodyDiv w:val="1"/>
      <w:marLeft w:val="0"/>
      <w:marRight w:val="0"/>
      <w:marTop w:val="0"/>
      <w:marBottom w:val="0"/>
      <w:divBdr>
        <w:top w:val="none" w:sz="0" w:space="0" w:color="auto"/>
        <w:left w:val="none" w:sz="0" w:space="0" w:color="auto"/>
        <w:bottom w:val="none" w:sz="0" w:space="0" w:color="auto"/>
        <w:right w:val="none" w:sz="0" w:space="0" w:color="auto"/>
      </w:divBdr>
    </w:div>
    <w:div w:id="539830398">
      <w:bodyDiv w:val="1"/>
      <w:marLeft w:val="0"/>
      <w:marRight w:val="0"/>
      <w:marTop w:val="0"/>
      <w:marBottom w:val="0"/>
      <w:divBdr>
        <w:top w:val="none" w:sz="0" w:space="0" w:color="auto"/>
        <w:left w:val="none" w:sz="0" w:space="0" w:color="auto"/>
        <w:bottom w:val="none" w:sz="0" w:space="0" w:color="auto"/>
        <w:right w:val="none" w:sz="0" w:space="0" w:color="auto"/>
      </w:divBdr>
    </w:div>
    <w:div w:id="546532200">
      <w:bodyDiv w:val="1"/>
      <w:marLeft w:val="0"/>
      <w:marRight w:val="0"/>
      <w:marTop w:val="0"/>
      <w:marBottom w:val="0"/>
      <w:divBdr>
        <w:top w:val="none" w:sz="0" w:space="0" w:color="auto"/>
        <w:left w:val="none" w:sz="0" w:space="0" w:color="auto"/>
        <w:bottom w:val="none" w:sz="0" w:space="0" w:color="auto"/>
        <w:right w:val="none" w:sz="0" w:space="0" w:color="auto"/>
      </w:divBdr>
    </w:div>
    <w:div w:id="556550496">
      <w:bodyDiv w:val="1"/>
      <w:marLeft w:val="0"/>
      <w:marRight w:val="0"/>
      <w:marTop w:val="0"/>
      <w:marBottom w:val="0"/>
      <w:divBdr>
        <w:top w:val="none" w:sz="0" w:space="0" w:color="auto"/>
        <w:left w:val="none" w:sz="0" w:space="0" w:color="auto"/>
        <w:bottom w:val="none" w:sz="0" w:space="0" w:color="auto"/>
        <w:right w:val="none" w:sz="0" w:space="0" w:color="auto"/>
      </w:divBdr>
    </w:div>
    <w:div w:id="559827500">
      <w:bodyDiv w:val="1"/>
      <w:marLeft w:val="0"/>
      <w:marRight w:val="0"/>
      <w:marTop w:val="0"/>
      <w:marBottom w:val="0"/>
      <w:divBdr>
        <w:top w:val="none" w:sz="0" w:space="0" w:color="auto"/>
        <w:left w:val="none" w:sz="0" w:space="0" w:color="auto"/>
        <w:bottom w:val="none" w:sz="0" w:space="0" w:color="auto"/>
        <w:right w:val="none" w:sz="0" w:space="0" w:color="auto"/>
      </w:divBdr>
    </w:div>
    <w:div w:id="563838309">
      <w:bodyDiv w:val="1"/>
      <w:marLeft w:val="0"/>
      <w:marRight w:val="0"/>
      <w:marTop w:val="0"/>
      <w:marBottom w:val="0"/>
      <w:divBdr>
        <w:top w:val="none" w:sz="0" w:space="0" w:color="auto"/>
        <w:left w:val="none" w:sz="0" w:space="0" w:color="auto"/>
        <w:bottom w:val="none" w:sz="0" w:space="0" w:color="auto"/>
        <w:right w:val="none" w:sz="0" w:space="0" w:color="auto"/>
      </w:divBdr>
    </w:div>
    <w:div w:id="575170018">
      <w:bodyDiv w:val="1"/>
      <w:marLeft w:val="0"/>
      <w:marRight w:val="0"/>
      <w:marTop w:val="0"/>
      <w:marBottom w:val="0"/>
      <w:divBdr>
        <w:top w:val="none" w:sz="0" w:space="0" w:color="auto"/>
        <w:left w:val="none" w:sz="0" w:space="0" w:color="auto"/>
        <w:bottom w:val="none" w:sz="0" w:space="0" w:color="auto"/>
        <w:right w:val="none" w:sz="0" w:space="0" w:color="auto"/>
      </w:divBdr>
    </w:div>
    <w:div w:id="582375125">
      <w:bodyDiv w:val="1"/>
      <w:marLeft w:val="0"/>
      <w:marRight w:val="0"/>
      <w:marTop w:val="0"/>
      <w:marBottom w:val="0"/>
      <w:divBdr>
        <w:top w:val="none" w:sz="0" w:space="0" w:color="auto"/>
        <w:left w:val="none" w:sz="0" w:space="0" w:color="auto"/>
        <w:bottom w:val="none" w:sz="0" w:space="0" w:color="auto"/>
        <w:right w:val="none" w:sz="0" w:space="0" w:color="auto"/>
      </w:divBdr>
    </w:div>
    <w:div w:id="586229844">
      <w:bodyDiv w:val="1"/>
      <w:marLeft w:val="0"/>
      <w:marRight w:val="0"/>
      <w:marTop w:val="0"/>
      <w:marBottom w:val="0"/>
      <w:divBdr>
        <w:top w:val="none" w:sz="0" w:space="0" w:color="auto"/>
        <w:left w:val="none" w:sz="0" w:space="0" w:color="auto"/>
        <w:bottom w:val="none" w:sz="0" w:space="0" w:color="auto"/>
        <w:right w:val="none" w:sz="0" w:space="0" w:color="auto"/>
      </w:divBdr>
    </w:div>
    <w:div w:id="597717864">
      <w:bodyDiv w:val="1"/>
      <w:marLeft w:val="0"/>
      <w:marRight w:val="0"/>
      <w:marTop w:val="0"/>
      <w:marBottom w:val="0"/>
      <w:divBdr>
        <w:top w:val="none" w:sz="0" w:space="0" w:color="auto"/>
        <w:left w:val="none" w:sz="0" w:space="0" w:color="auto"/>
        <w:bottom w:val="none" w:sz="0" w:space="0" w:color="auto"/>
        <w:right w:val="none" w:sz="0" w:space="0" w:color="auto"/>
      </w:divBdr>
    </w:div>
    <w:div w:id="620889808">
      <w:bodyDiv w:val="1"/>
      <w:marLeft w:val="0"/>
      <w:marRight w:val="0"/>
      <w:marTop w:val="0"/>
      <w:marBottom w:val="0"/>
      <w:divBdr>
        <w:top w:val="none" w:sz="0" w:space="0" w:color="auto"/>
        <w:left w:val="none" w:sz="0" w:space="0" w:color="auto"/>
        <w:bottom w:val="none" w:sz="0" w:space="0" w:color="auto"/>
        <w:right w:val="none" w:sz="0" w:space="0" w:color="auto"/>
      </w:divBdr>
    </w:div>
    <w:div w:id="627007308">
      <w:bodyDiv w:val="1"/>
      <w:marLeft w:val="0"/>
      <w:marRight w:val="0"/>
      <w:marTop w:val="0"/>
      <w:marBottom w:val="0"/>
      <w:divBdr>
        <w:top w:val="none" w:sz="0" w:space="0" w:color="auto"/>
        <w:left w:val="none" w:sz="0" w:space="0" w:color="auto"/>
        <w:bottom w:val="none" w:sz="0" w:space="0" w:color="auto"/>
        <w:right w:val="none" w:sz="0" w:space="0" w:color="auto"/>
      </w:divBdr>
    </w:div>
    <w:div w:id="638922111">
      <w:bodyDiv w:val="1"/>
      <w:marLeft w:val="0"/>
      <w:marRight w:val="0"/>
      <w:marTop w:val="0"/>
      <w:marBottom w:val="0"/>
      <w:divBdr>
        <w:top w:val="none" w:sz="0" w:space="0" w:color="auto"/>
        <w:left w:val="none" w:sz="0" w:space="0" w:color="auto"/>
        <w:bottom w:val="none" w:sz="0" w:space="0" w:color="auto"/>
        <w:right w:val="none" w:sz="0" w:space="0" w:color="auto"/>
      </w:divBdr>
    </w:div>
    <w:div w:id="666712253">
      <w:bodyDiv w:val="1"/>
      <w:marLeft w:val="0"/>
      <w:marRight w:val="0"/>
      <w:marTop w:val="0"/>
      <w:marBottom w:val="0"/>
      <w:divBdr>
        <w:top w:val="none" w:sz="0" w:space="0" w:color="auto"/>
        <w:left w:val="none" w:sz="0" w:space="0" w:color="auto"/>
        <w:bottom w:val="none" w:sz="0" w:space="0" w:color="auto"/>
        <w:right w:val="none" w:sz="0" w:space="0" w:color="auto"/>
      </w:divBdr>
    </w:div>
    <w:div w:id="674497650">
      <w:bodyDiv w:val="1"/>
      <w:marLeft w:val="0"/>
      <w:marRight w:val="0"/>
      <w:marTop w:val="0"/>
      <w:marBottom w:val="0"/>
      <w:divBdr>
        <w:top w:val="none" w:sz="0" w:space="0" w:color="auto"/>
        <w:left w:val="none" w:sz="0" w:space="0" w:color="auto"/>
        <w:bottom w:val="none" w:sz="0" w:space="0" w:color="auto"/>
        <w:right w:val="none" w:sz="0" w:space="0" w:color="auto"/>
      </w:divBdr>
    </w:div>
    <w:div w:id="681319742">
      <w:bodyDiv w:val="1"/>
      <w:marLeft w:val="0"/>
      <w:marRight w:val="0"/>
      <w:marTop w:val="0"/>
      <w:marBottom w:val="0"/>
      <w:divBdr>
        <w:top w:val="none" w:sz="0" w:space="0" w:color="auto"/>
        <w:left w:val="none" w:sz="0" w:space="0" w:color="auto"/>
        <w:bottom w:val="none" w:sz="0" w:space="0" w:color="auto"/>
        <w:right w:val="none" w:sz="0" w:space="0" w:color="auto"/>
      </w:divBdr>
    </w:div>
    <w:div w:id="694381743">
      <w:bodyDiv w:val="1"/>
      <w:marLeft w:val="0"/>
      <w:marRight w:val="0"/>
      <w:marTop w:val="0"/>
      <w:marBottom w:val="0"/>
      <w:divBdr>
        <w:top w:val="none" w:sz="0" w:space="0" w:color="auto"/>
        <w:left w:val="none" w:sz="0" w:space="0" w:color="auto"/>
        <w:bottom w:val="none" w:sz="0" w:space="0" w:color="auto"/>
        <w:right w:val="none" w:sz="0" w:space="0" w:color="auto"/>
      </w:divBdr>
    </w:div>
    <w:div w:id="696351752">
      <w:bodyDiv w:val="1"/>
      <w:marLeft w:val="0"/>
      <w:marRight w:val="0"/>
      <w:marTop w:val="0"/>
      <w:marBottom w:val="0"/>
      <w:divBdr>
        <w:top w:val="none" w:sz="0" w:space="0" w:color="auto"/>
        <w:left w:val="none" w:sz="0" w:space="0" w:color="auto"/>
        <w:bottom w:val="none" w:sz="0" w:space="0" w:color="auto"/>
        <w:right w:val="none" w:sz="0" w:space="0" w:color="auto"/>
      </w:divBdr>
    </w:div>
    <w:div w:id="697895555">
      <w:bodyDiv w:val="1"/>
      <w:marLeft w:val="0"/>
      <w:marRight w:val="0"/>
      <w:marTop w:val="0"/>
      <w:marBottom w:val="0"/>
      <w:divBdr>
        <w:top w:val="none" w:sz="0" w:space="0" w:color="auto"/>
        <w:left w:val="none" w:sz="0" w:space="0" w:color="auto"/>
        <w:bottom w:val="none" w:sz="0" w:space="0" w:color="auto"/>
        <w:right w:val="none" w:sz="0" w:space="0" w:color="auto"/>
      </w:divBdr>
    </w:div>
    <w:div w:id="743911944">
      <w:bodyDiv w:val="1"/>
      <w:marLeft w:val="0"/>
      <w:marRight w:val="0"/>
      <w:marTop w:val="0"/>
      <w:marBottom w:val="0"/>
      <w:divBdr>
        <w:top w:val="none" w:sz="0" w:space="0" w:color="auto"/>
        <w:left w:val="none" w:sz="0" w:space="0" w:color="auto"/>
        <w:bottom w:val="none" w:sz="0" w:space="0" w:color="auto"/>
        <w:right w:val="none" w:sz="0" w:space="0" w:color="auto"/>
      </w:divBdr>
    </w:div>
    <w:div w:id="747729811">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57019922">
      <w:bodyDiv w:val="1"/>
      <w:marLeft w:val="0"/>
      <w:marRight w:val="0"/>
      <w:marTop w:val="0"/>
      <w:marBottom w:val="0"/>
      <w:divBdr>
        <w:top w:val="none" w:sz="0" w:space="0" w:color="auto"/>
        <w:left w:val="none" w:sz="0" w:space="0" w:color="auto"/>
        <w:bottom w:val="none" w:sz="0" w:space="0" w:color="auto"/>
        <w:right w:val="none" w:sz="0" w:space="0" w:color="auto"/>
      </w:divBdr>
    </w:div>
    <w:div w:id="757604105">
      <w:bodyDiv w:val="1"/>
      <w:marLeft w:val="0"/>
      <w:marRight w:val="0"/>
      <w:marTop w:val="0"/>
      <w:marBottom w:val="0"/>
      <w:divBdr>
        <w:top w:val="none" w:sz="0" w:space="0" w:color="auto"/>
        <w:left w:val="none" w:sz="0" w:space="0" w:color="auto"/>
        <w:bottom w:val="none" w:sz="0" w:space="0" w:color="auto"/>
        <w:right w:val="none" w:sz="0" w:space="0" w:color="auto"/>
      </w:divBdr>
    </w:div>
    <w:div w:id="772089872">
      <w:bodyDiv w:val="1"/>
      <w:marLeft w:val="0"/>
      <w:marRight w:val="0"/>
      <w:marTop w:val="0"/>
      <w:marBottom w:val="0"/>
      <w:divBdr>
        <w:top w:val="none" w:sz="0" w:space="0" w:color="auto"/>
        <w:left w:val="none" w:sz="0" w:space="0" w:color="auto"/>
        <w:bottom w:val="none" w:sz="0" w:space="0" w:color="auto"/>
        <w:right w:val="none" w:sz="0" w:space="0" w:color="auto"/>
      </w:divBdr>
    </w:div>
    <w:div w:id="774713052">
      <w:bodyDiv w:val="1"/>
      <w:marLeft w:val="0"/>
      <w:marRight w:val="0"/>
      <w:marTop w:val="0"/>
      <w:marBottom w:val="0"/>
      <w:divBdr>
        <w:top w:val="none" w:sz="0" w:space="0" w:color="auto"/>
        <w:left w:val="none" w:sz="0" w:space="0" w:color="auto"/>
        <w:bottom w:val="none" w:sz="0" w:space="0" w:color="auto"/>
        <w:right w:val="none" w:sz="0" w:space="0" w:color="auto"/>
      </w:divBdr>
    </w:div>
    <w:div w:id="785778177">
      <w:bodyDiv w:val="1"/>
      <w:marLeft w:val="0"/>
      <w:marRight w:val="0"/>
      <w:marTop w:val="0"/>
      <w:marBottom w:val="0"/>
      <w:divBdr>
        <w:top w:val="none" w:sz="0" w:space="0" w:color="auto"/>
        <w:left w:val="none" w:sz="0" w:space="0" w:color="auto"/>
        <w:bottom w:val="none" w:sz="0" w:space="0" w:color="auto"/>
        <w:right w:val="none" w:sz="0" w:space="0" w:color="auto"/>
      </w:divBdr>
    </w:div>
    <w:div w:id="790048751">
      <w:bodyDiv w:val="1"/>
      <w:marLeft w:val="0"/>
      <w:marRight w:val="0"/>
      <w:marTop w:val="0"/>
      <w:marBottom w:val="0"/>
      <w:divBdr>
        <w:top w:val="none" w:sz="0" w:space="0" w:color="auto"/>
        <w:left w:val="none" w:sz="0" w:space="0" w:color="auto"/>
        <w:bottom w:val="none" w:sz="0" w:space="0" w:color="auto"/>
        <w:right w:val="none" w:sz="0" w:space="0" w:color="auto"/>
      </w:divBdr>
    </w:div>
    <w:div w:id="791096595">
      <w:bodyDiv w:val="1"/>
      <w:marLeft w:val="0"/>
      <w:marRight w:val="0"/>
      <w:marTop w:val="0"/>
      <w:marBottom w:val="0"/>
      <w:divBdr>
        <w:top w:val="none" w:sz="0" w:space="0" w:color="auto"/>
        <w:left w:val="none" w:sz="0" w:space="0" w:color="auto"/>
        <w:bottom w:val="none" w:sz="0" w:space="0" w:color="auto"/>
        <w:right w:val="none" w:sz="0" w:space="0" w:color="auto"/>
      </w:divBdr>
    </w:div>
    <w:div w:id="804154172">
      <w:bodyDiv w:val="1"/>
      <w:marLeft w:val="0"/>
      <w:marRight w:val="0"/>
      <w:marTop w:val="0"/>
      <w:marBottom w:val="0"/>
      <w:divBdr>
        <w:top w:val="none" w:sz="0" w:space="0" w:color="auto"/>
        <w:left w:val="none" w:sz="0" w:space="0" w:color="auto"/>
        <w:bottom w:val="none" w:sz="0" w:space="0" w:color="auto"/>
        <w:right w:val="none" w:sz="0" w:space="0" w:color="auto"/>
      </w:divBdr>
    </w:div>
    <w:div w:id="804467728">
      <w:bodyDiv w:val="1"/>
      <w:marLeft w:val="0"/>
      <w:marRight w:val="0"/>
      <w:marTop w:val="0"/>
      <w:marBottom w:val="0"/>
      <w:divBdr>
        <w:top w:val="none" w:sz="0" w:space="0" w:color="auto"/>
        <w:left w:val="none" w:sz="0" w:space="0" w:color="auto"/>
        <w:bottom w:val="none" w:sz="0" w:space="0" w:color="auto"/>
        <w:right w:val="none" w:sz="0" w:space="0" w:color="auto"/>
      </w:divBdr>
    </w:div>
    <w:div w:id="808321883">
      <w:bodyDiv w:val="1"/>
      <w:marLeft w:val="0"/>
      <w:marRight w:val="0"/>
      <w:marTop w:val="0"/>
      <w:marBottom w:val="0"/>
      <w:divBdr>
        <w:top w:val="none" w:sz="0" w:space="0" w:color="auto"/>
        <w:left w:val="none" w:sz="0" w:space="0" w:color="auto"/>
        <w:bottom w:val="none" w:sz="0" w:space="0" w:color="auto"/>
        <w:right w:val="none" w:sz="0" w:space="0" w:color="auto"/>
      </w:divBdr>
    </w:div>
    <w:div w:id="810484207">
      <w:bodyDiv w:val="1"/>
      <w:marLeft w:val="0"/>
      <w:marRight w:val="0"/>
      <w:marTop w:val="0"/>
      <w:marBottom w:val="0"/>
      <w:divBdr>
        <w:top w:val="none" w:sz="0" w:space="0" w:color="auto"/>
        <w:left w:val="none" w:sz="0" w:space="0" w:color="auto"/>
        <w:bottom w:val="none" w:sz="0" w:space="0" w:color="auto"/>
        <w:right w:val="none" w:sz="0" w:space="0" w:color="auto"/>
      </w:divBdr>
    </w:div>
    <w:div w:id="823087521">
      <w:bodyDiv w:val="1"/>
      <w:marLeft w:val="0"/>
      <w:marRight w:val="0"/>
      <w:marTop w:val="0"/>
      <w:marBottom w:val="0"/>
      <w:divBdr>
        <w:top w:val="none" w:sz="0" w:space="0" w:color="auto"/>
        <w:left w:val="none" w:sz="0" w:space="0" w:color="auto"/>
        <w:bottom w:val="none" w:sz="0" w:space="0" w:color="auto"/>
        <w:right w:val="none" w:sz="0" w:space="0" w:color="auto"/>
      </w:divBdr>
    </w:div>
    <w:div w:id="847014957">
      <w:bodyDiv w:val="1"/>
      <w:marLeft w:val="0"/>
      <w:marRight w:val="0"/>
      <w:marTop w:val="0"/>
      <w:marBottom w:val="0"/>
      <w:divBdr>
        <w:top w:val="none" w:sz="0" w:space="0" w:color="auto"/>
        <w:left w:val="none" w:sz="0" w:space="0" w:color="auto"/>
        <w:bottom w:val="none" w:sz="0" w:space="0" w:color="auto"/>
        <w:right w:val="none" w:sz="0" w:space="0" w:color="auto"/>
      </w:divBdr>
    </w:div>
    <w:div w:id="856389932">
      <w:bodyDiv w:val="1"/>
      <w:marLeft w:val="0"/>
      <w:marRight w:val="0"/>
      <w:marTop w:val="0"/>
      <w:marBottom w:val="0"/>
      <w:divBdr>
        <w:top w:val="none" w:sz="0" w:space="0" w:color="auto"/>
        <w:left w:val="none" w:sz="0" w:space="0" w:color="auto"/>
        <w:bottom w:val="none" w:sz="0" w:space="0" w:color="auto"/>
        <w:right w:val="none" w:sz="0" w:space="0" w:color="auto"/>
      </w:divBdr>
    </w:div>
    <w:div w:id="898638799">
      <w:bodyDiv w:val="1"/>
      <w:marLeft w:val="0"/>
      <w:marRight w:val="0"/>
      <w:marTop w:val="0"/>
      <w:marBottom w:val="0"/>
      <w:divBdr>
        <w:top w:val="none" w:sz="0" w:space="0" w:color="auto"/>
        <w:left w:val="none" w:sz="0" w:space="0" w:color="auto"/>
        <w:bottom w:val="none" w:sz="0" w:space="0" w:color="auto"/>
        <w:right w:val="none" w:sz="0" w:space="0" w:color="auto"/>
      </w:divBdr>
    </w:div>
    <w:div w:id="930889884">
      <w:bodyDiv w:val="1"/>
      <w:marLeft w:val="0"/>
      <w:marRight w:val="0"/>
      <w:marTop w:val="0"/>
      <w:marBottom w:val="0"/>
      <w:divBdr>
        <w:top w:val="none" w:sz="0" w:space="0" w:color="auto"/>
        <w:left w:val="none" w:sz="0" w:space="0" w:color="auto"/>
        <w:bottom w:val="none" w:sz="0" w:space="0" w:color="auto"/>
        <w:right w:val="none" w:sz="0" w:space="0" w:color="auto"/>
      </w:divBdr>
    </w:div>
    <w:div w:id="932400206">
      <w:bodyDiv w:val="1"/>
      <w:marLeft w:val="0"/>
      <w:marRight w:val="0"/>
      <w:marTop w:val="0"/>
      <w:marBottom w:val="0"/>
      <w:divBdr>
        <w:top w:val="none" w:sz="0" w:space="0" w:color="auto"/>
        <w:left w:val="none" w:sz="0" w:space="0" w:color="auto"/>
        <w:bottom w:val="none" w:sz="0" w:space="0" w:color="auto"/>
        <w:right w:val="none" w:sz="0" w:space="0" w:color="auto"/>
      </w:divBdr>
    </w:div>
    <w:div w:id="952052402">
      <w:bodyDiv w:val="1"/>
      <w:marLeft w:val="0"/>
      <w:marRight w:val="0"/>
      <w:marTop w:val="0"/>
      <w:marBottom w:val="0"/>
      <w:divBdr>
        <w:top w:val="none" w:sz="0" w:space="0" w:color="auto"/>
        <w:left w:val="none" w:sz="0" w:space="0" w:color="auto"/>
        <w:bottom w:val="none" w:sz="0" w:space="0" w:color="auto"/>
        <w:right w:val="none" w:sz="0" w:space="0" w:color="auto"/>
      </w:divBdr>
    </w:div>
    <w:div w:id="952446677">
      <w:bodyDiv w:val="1"/>
      <w:marLeft w:val="0"/>
      <w:marRight w:val="0"/>
      <w:marTop w:val="0"/>
      <w:marBottom w:val="0"/>
      <w:divBdr>
        <w:top w:val="none" w:sz="0" w:space="0" w:color="auto"/>
        <w:left w:val="none" w:sz="0" w:space="0" w:color="auto"/>
        <w:bottom w:val="none" w:sz="0" w:space="0" w:color="auto"/>
        <w:right w:val="none" w:sz="0" w:space="0" w:color="auto"/>
      </w:divBdr>
    </w:div>
    <w:div w:id="953094847">
      <w:bodyDiv w:val="1"/>
      <w:marLeft w:val="0"/>
      <w:marRight w:val="0"/>
      <w:marTop w:val="0"/>
      <w:marBottom w:val="0"/>
      <w:divBdr>
        <w:top w:val="none" w:sz="0" w:space="0" w:color="auto"/>
        <w:left w:val="none" w:sz="0" w:space="0" w:color="auto"/>
        <w:bottom w:val="none" w:sz="0" w:space="0" w:color="auto"/>
        <w:right w:val="none" w:sz="0" w:space="0" w:color="auto"/>
      </w:divBdr>
    </w:div>
    <w:div w:id="974068591">
      <w:bodyDiv w:val="1"/>
      <w:marLeft w:val="0"/>
      <w:marRight w:val="0"/>
      <w:marTop w:val="0"/>
      <w:marBottom w:val="0"/>
      <w:divBdr>
        <w:top w:val="none" w:sz="0" w:space="0" w:color="auto"/>
        <w:left w:val="none" w:sz="0" w:space="0" w:color="auto"/>
        <w:bottom w:val="none" w:sz="0" w:space="0" w:color="auto"/>
        <w:right w:val="none" w:sz="0" w:space="0" w:color="auto"/>
      </w:divBdr>
    </w:div>
    <w:div w:id="988678142">
      <w:bodyDiv w:val="1"/>
      <w:marLeft w:val="0"/>
      <w:marRight w:val="0"/>
      <w:marTop w:val="0"/>
      <w:marBottom w:val="0"/>
      <w:divBdr>
        <w:top w:val="none" w:sz="0" w:space="0" w:color="auto"/>
        <w:left w:val="none" w:sz="0" w:space="0" w:color="auto"/>
        <w:bottom w:val="none" w:sz="0" w:space="0" w:color="auto"/>
        <w:right w:val="none" w:sz="0" w:space="0" w:color="auto"/>
      </w:divBdr>
    </w:div>
    <w:div w:id="993263988">
      <w:bodyDiv w:val="1"/>
      <w:marLeft w:val="0"/>
      <w:marRight w:val="0"/>
      <w:marTop w:val="0"/>
      <w:marBottom w:val="0"/>
      <w:divBdr>
        <w:top w:val="none" w:sz="0" w:space="0" w:color="auto"/>
        <w:left w:val="none" w:sz="0" w:space="0" w:color="auto"/>
        <w:bottom w:val="none" w:sz="0" w:space="0" w:color="auto"/>
        <w:right w:val="none" w:sz="0" w:space="0" w:color="auto"/>
      </w:divBdr>
    </w:div>
    <w:div w:id="1000231224">
      <w:bodyDiv w:val="1"/>
      <w:marLeft w:val="0"/>
      <w:marRight w:val="0"/>
      <w:marTop w:val="0"/>
      <w:marBottom w:val="0"/>
      <w:divBdr>
        <w:top w:val="none" w:sz="0" w:space="0" w:color="auto"/>
        <w:left w:val="none" w:sz="0" w:space="0" w:color="auto"/>
        <w:bottom w:val="none" w:sz="0" w:space="0" w:color="auto"/>
        <w:right w:val="none" w:sz="0" w:space="0" w:color="auto"/>
      </w:divBdr>
    </w:div>
    <w:div w:id="1012102291">
      <w:bodyDiv w:val="1"/>
      <w:marLeft w:val="0"/>
      <w:marRight w:val="0"/>
      <w:marTop w:val="0"/>
      <w:marBottom w:val="0"/>
      <w:divBdr>
        <w:top w:val="none" w:sz="0" w:space="0" w:color="auto"/>
        <w:left w:val="none" w:sz="0" w:space="0" w:color="auto"/>
        <w:bottom w:val="none" w:sz="0" w:space="0" w:color="auto"/>
        <w:right w:val="none" w:sz="0" w:space="0" w:color="auto"/>
      </w:divBdr>
    </w:div>
    <w:div w:id="1068578654">
      <w:bodyDiv w:val="1"/>
      <w:marLeft w:val="0"/>
      <w:marRight w:val="0"/>
      <w:marTop w:val="0"/>
      <w:marBottom w:val="0"/>
      <w:divBdr>
        <w:top w:val="none" w:sz="0" w:space="0" w:color="auto"/>
        <w:left w:val="none" w:sz="0" w:space="0" w:color="auto"/>
        <w:bottom w:val="none" w:sz="0" w:space="0" w:color="auto"/>
        <w:right w:val="none" w:sz="0" w:space="0" w:color="auto"/>
      </w:divBdr>
    </w:div>
    <w:div w:id="1072772557">
      <w:bodyDiv w:val="1"/>
      <w:marLeft w:val="0"/>
      <w:marRight w:val="0"/>
      <w:marTop w:val="0"/>
      <w:marBottom w:val="0"/>
      <w:divBdr>
        <w:top w:val="none" w:sz="0" w:space="0" w:color="auto"/>
        <w:left w:val="none" w:sz="0" w:space="0" w:color="auto"/>
        <w:bottom w:val="none" w:sz="0" w:space="0" w:color="auto"/>
        <w:right w:val="none" w:sz="0" w:space="0" w:color="auto"/>
      </w:divBdr>
    </w:div>
    <w:div w:id="1080711463">
      <w:bodyDiv w:val="1"/>
      <w:marLeft w:val="0"/>
      <w:marRight w:val="0"/>
      <w:marTop w:val="0"/>
      <w:marBottom w:val="0"/>
      <w:divBdr>
        <w:top w:val="none" w:sz="0" w:space="0" w:color="auto"/>
        <w:left w:val="none" w:sz="0" w:space="0" w:color="auto"/>
        <w:bottom w:val="none" w:sz="0" w:space="0" w:color="auto"/>
        <w:right w:val="none" w:sz="0" w:space="0" w:color="auto"/>
      </w:divBdr>
    </w:div>
    <w:div w:id="1088429955">
      <w:bodyDiv w:val="1"/>
      <w:marLeft w:val="0"/>
      <w:marRight w:val="0"/>
      <w:marTop w:val="0"/>
      <w:marBottom w:val="0"/>
      <w:divBdr>
        <w:top w:val="none" w:sz="0" w:space="0" w:color="auto"/>
        <w:left w:val="none" w:sz="0" w:space="0" w:color="auto"/>
        <w:bottom w:val="none" w:sz="0" w:space="0" w:color="auto"/>
        <w:right w:val="none" w:sz="0" w:space="0" w:color="auto"/>
      </w:divBdr>
    </w:div>
    <w:div w:id="1088891545">
      <w:bodyDiv w:val="1"/>
      <w:marLeft w:val="0"/>
      <w:marRight w:val="0"/>
      <w:marTop w:val="0"/>
      <w:marBottom w:val="0"/>
      <w:divBdr>
        <w:top w:val="none" w:sz="0" w:space="0" w:color="auto"/>
        <w:left w:val="none" w:sz="0" w:space="0" w:color="auto"/>
        <w:bottom w:val="none" w:sz="0" w:space="0" w:color="auto"/>
        <w:right w:val="none" w:sz="0" w:space="0" w:color="auto"/>
      </w:divBdr>
    </w:div>
    <w:div w:id="1091395770">
      <w:bodyDiv w:val="1"/>
      <w:marLeft w:val="0"/>
      <w:marRight w:val="0"/>
      <w:marTop w:val="0"/>
      <w:marBottom w:val="0"/>
      <w:divBdr>
        <w:top w:val="none" w:sz="0" w:space="0" w:color="auto"/>
        <w:left w:val="none" w:sz="0" w:space="0" w:color="auto"/>
        <w:bottom w:val="none" w:sz="0" w:space="0" w:color="auto"/>
        <w:right w:val="none" w:sz="0" w:space="0" w:color="auto"/>
      </w:divBdr>
    </w:div>
    <w:div w:id="1103382683">
      <w:bodyDiv w:val="1"/>
      <w:marLeft w:val="0"/>
      <w:marRight w:val="0"/>
      <w:marTop w:val="0"/>
      <w:marBottom w:val="0"/>
      <w:divBdr>
        <w:top w:val="none" w:sz="0" w:space="0" w:color="auto"/>
        <w:left w:val="none" w:sz="0" w:space="0" w:color="auto"/>
        <w:bottom w:val="none" w:sz="0" w:space="0" w:color="auto"/>
        <w:right w:val="none" w:sz="0" w:space="0" w:color="auto"/>
      </w:divBdr>
    </w:div>
    <w:div w:id="1105150076">
      <w:bodyDiv w:val="1"/>
      <w:marLeft w:val="0"/>
      <w:marRight w:val="0"/>
      <w:marTop w:val="0"/>
      <w:marBottom w:val="0"/>
      <w:divBdr>
        <w:top w:val="none" w:sz="0" w:space="0" w:color="auto"/>
        <w:left w:val="none" w:sz="0" w:space="0" w:color="auto"/>
        <w:bottom w:val="none" w:sz="0" w:space="0" w:color="auto"/>
        <w:right w:val="none" w:sz="0" w:space="0" w:color="auto"/>
      </w:divBdr>
    </w:div>
    <w:div w:id="1106726914">
      <w:bodyDiv w:val="1"/>
      <w:marLeft w:val="0"/>
      <w:marRight w:val="0"/>
      <w:marTop w:val="0"/>
      <w:marBottom w:val="0"/>
      <w:divBdr>
        <w:top w:val="none" w:sz="0" w:space="0" w:color="auto"/>
        <w:left w:val="none" w:sz="0" w:space="0" w:color="auto"/>
        <w:bottom w:val="none" w:sz="0" w:space="0" w:color="auto"/>
        <w:right w:val="none" w:sz="0" w:space="0" w:color="auto"/>
      </w:divBdr>
    </w:div>
    <w:div w:id="1112743035">
      <w:bodyDiv w:val="1"/>
      <w:marLeft w:val="0"/>
      <w:marRight w:val="0"/>
      <w:marTop w:val="0"/>
      <w:marBottom w:val="0"/>
      <w:divBdr>
        <w:top w:val="none" w:sz="0" w:space="0" w:color="auto"/>
        <w:left w:val="none" w:sz="0" w:space="0" w:color="auto"/>
        <w:bottom w:val="none" w:sz="0" w:space="0" w:color="auto"/>
        <w:right w:val="none" w:sz="0" w:space="0" w:color="auto"/>
      </w:divBdr>
    </w:div>
    <w:div w:id="1115127793">
      <w:bodyDiv w:val="1"/>
      <w:marLeft w:val="0"/>
      <w:marRight w:val="0"/>
      <w:marTop w:val="0"/>
      <w:marBottom w:val="0"/>
      <w:divBdr>
        <w:top w:val="none" w:sz="0" w:space="0" w:color="auto"/>
        <w:left w:val="none" w:sz="0" w:space="0" w:color="auto"/>
        <w:bottom w:val="none" w:sz="0" w:space="0" w:color="auto"/>
        <w:right w:val="none" w:sz="0" w:space="0" w:color="auto"/>
      </w:divBdr>
    </w:div>
    <w:div w:id="1119761748">
      <w:bodyDiv w:val="1"/>
      <w:marLeft w:val="0"/>
      <w:marRight w:val="0"/>
      <w:marTop w:val="0"/>
      <w:marBottom w:val="0"/>
      <w:divBdr>
        <w:top w:val="none" w:sz="0" w:space="0" w:color="auto"/>
        <w:left w:val="none" w:sz="0" w:space="0" w:color="auto"/>
        <w:bottom w:val="none" w:sz="0" w:space="0" w:color="auto"/>
        <w:right w:val="none" w:sz="0" w:space="0" w:color="auto"/>
      </w:divBdr>
    </w:div>
    <w:div w:id="1128937300">
      <w:bodyDiv w:val="1"/>
      <w:marLeft w:val="0"/>
      <w:marRight w:val="0"/>
      <w:marTop w:val="0"/>
      <w:marBottom w:val="0"/>
      <w:divBdr>
        <w:top w:val="none" w:sz="0" w:space="0" w:color="auto"/>
        <w:left w:val="none" w:sz="0" w:space="0" w:color="auto"/>
        <w:bottom w:val="none" w:sz="0" w:space="0" w:color="auto"/>
        <w:right w:val="none" w:sz="0" w:space="0" w:color="auto"/>
      </w:divBdr>
    </w:div>
    <w:div w:id="1134719091">
      <w:bodyDiv w:val="1"/>
      <w:marLeft w:val="0"/>
      <w:marRight w:val="0"/>
      <w:marTop w:val="0"/>
      <w:marBottom w:val="0"/>
      <w:divBdr>
        <w:top w:val="none" w:sz="0" w:space="0" w:color="auto"/>
        <w:left w:val="none" w:sz="0" w:space="0" w:color="auto"/>
        <w:bottom w:val="none" w:sz="0" w:space="0" w:color="auto"/>
        <w:right w:val="none" w:sz="0" w:space="0" w:color="auto"/>
      </w:divBdr>
    </w:div>
    <w:div w:id="1165824364">
      <w:bodyDiv w:val="1"/>
      <w:marLeft w:val="0"/>
      <w:marRight w:val="0"/>
      <w:marTop w:val="0"/>
      <w:marBottom w:val="0"/>
      <w:divBdr>
        <w:top w:val="none" w:sz="0" w:space="0" w:color="auto"/>
        <w:left w:val="none" w:sz="0" w:space="0" w:color="auto"/>
        <w:bottom w:val="none" w:sz="0" w:space="0" w:color="auto"/>
        <w:right w:val="none" w:sz="0" w:space="0" w:color="auto"/>
      </w:divBdr>
    </w:div>
    <w:div w:id="1176456135">
      <w:bodyDiv w:val="1"/>
      <w:marLeft w:val="0"/>
      <w:marRight w:val="0"/>
      <w:marTop w:val="0"/>
      <w:marBottom w:val="0"/>
      <w:divBdr>
        <w:top w:val="none" w:sz="0" w:space="0" w:color="auto"/>
        <w:left w:val="none" w:sz="0" w:space="0" w:color="auto"/>
        <w:bottom w:val="none" w:sz="0" w:space="0" w:color="auto"/>
        <w:right w:val="none" w:sz="0" w:space="0" w:color="auto"/>
      </w:divBdr>
    </w:div>
    <w:div w:id="1200895344">
      <w:bodyDiv w:val="1"/>
      <w:marLeft w:val="0"/>
      <w:marRight w:val="0"/>
      <w:marTop w:val="0"/>
      <w:marBottom w:val="0"/>
      <w:divBdr>
        <w:top w:val="none" w:sz="0" w:space="0" w:color="auto"/>
        <w:left w:val="none" w:sz="0" w:space="0" w:color="auto"/>
        <w:bottom w:val="none" w:sz="0" w:space="0" w:color="auto"/>
        <w:right w:val="none" w:sz="0" w:space="0" w:color="auto"/>
      </w:divBdr>
    </w:div>
    <w:div w:id="1203397906">
      <w:bodyDiv w:val="1"/>
      <w:marLeft w:val="0"/>
      <w:marRight w:val="0"/>
      <w:marTop w:val="0"/>
      <w:marBottom w:val="0"/>
      <w:divBdr>
        <w:top w:val="none" w:sz="0" w:space="0" w:color="auto"/>
        <w:left w:val="none" w:sz="0" w:space="0" w:color="auto"/>
        <w:bottom w:val="none" w:sz="0" w:space="0" w:color="auto"/>
        <w:right w:val="none" w:sz="0" w:space="0" w:color="auto"/>
      </w:divBdr>
    </w:div>
    <w:div w:id="1217204270">
      <w:bodyDiv w:val="1"/>
      <w:marLeft w:val="0"/>
      <w:marRight w:val="0"/>
      <w:marTop w:val="0"/>
      <w:marBottom w:val="0"/>
      <w:divBdr>
        <w:top w:val="none" w:sz="0" w:space="0" w:color="auto"/>
        <w:left w:val="none" w:sz="0" w:space="0" w:color="auto"/>
        <w:bottom w:val="none" w:sz="0" w:space="0" w:color="auto"/>
        <w:right w:val="none" w:sz="0" w:space="0" w:color="auto"/>
      </w:divBdr>
    </w:div>
    <w:div w:id="1221095045">
      <w:bodyDiv w:val="1"/>
      <w:marLeft w:val="0"/>
      <w:marRight w:val="0"/>
      <w:marTop w:val="0"/>
      <w:marBottom w:val="0"/>
      <w:divBdr>
        <w:top w:val="none" w:sz="0" w:space="0" w:color="auto"/>
        <w:left w:val="none" w:sz="0" w:space="0" w:color="auto"/>
        <w:bottom w:val="none" w:sz="0" w:space="0" w:color="auto"/>
        <w:right w:val="none" w:sz="0" w:space="0" w:color="auto"/>
      </w:divBdr>
    </w:div>
    <w:div w:id="1230848344">
      <w:bodyDiv w:val="1"/>
      <w:marLeft w:val="0"/>
      <w:marRight w:val="0"/>
      <w:marTop w:val="0"/>
      <w:marBottom w:val="0"/>
      <w:divBdr>
        <w:top w:val="none" w:sz="0" w:space="0" w:color="auto"/>
        <w:left w:val="none" w:sz="0" w:space="0" w:color="auto"/>
        <w:bottom w:val="none" w:sz="0" w:space="0" w:color="auto"/>
        <w:right w:val="none" w:sz="0" w:space="0" w:color="auto"/>
      </w:divBdr>
    </w:div>
    <w:div w:id="1240290443">
      <w:bodyDiv w:val="1"/>
      <w:marLeft w:val="0"/>
      <w:marRight w:val="0"/>
      <w:marTop w:val="0"/>
      <w:marBottom w:val="0"/>
      <w:divBdr>
        <w:top w:val="none" w:sz="0" w:space="0" w:color="auto"/>
        <w:left w:val="none" w:sz="0" w:space="0" w:color="auto"/>
        <w:bottom w:val="none" w:sz="0" w:space="0" w:color="auto"/>
        <w:right w:val="none" w:sz="0" w:space="0" w:color="auto"/>
      </w:divBdr>
    </w:div>
    <w:div w:id="1249004092">
      <w:bodyDiv w:val="1"/>
      <w:marLeft w:val="0"/>
      <w:marRight w:val="0"/>
      <w:marTop w:val="0"/>
      <w:marBottom w:val="0"/>
      <w:divBdr>
        <w:top w:val="none" w:sz="0" w:space="0" w:color="auto"/>
        <w:left w:val="none" w:sz="0" w:space="0" w:color="auto"/>
        <w:bottom w:val="none" w:sz="0" w:space="0" w:color="auto"/>
        <w:right w:val="none" w:sz="0" w:space="0" w:color="auto"/>
      </w:divBdr>
    </w:div>
    <w:div w:id="1272398784">
      <w:bodyDiv w:val="1"/>
      <w:marLeft w:val="0"/>
      <w:marRight w:val="0"/>
      <w:marTop w:val="0"/>
      <w:marBottom w:val="0"/>
      <w:divBdr>
        <w:top w:val="none" w:sz="0" w:space="0" w:color="auto"/>
        <w:left w:val="none" w:sz="0" w:space="0" w:color="auto"/>
        <w:bottom w:val="none" w:sz="0" w:space="0" w:color="auto"/>
        <w:right w:val="none" w:sz="0" w:space="0" w:color="auto"/>
      </w:divBdr>
    </w:div>
    <w:div w:id="1278178864">
      <w:bodyDiv w:val="1"/>
      <w:marLeft w:val="0"/>
      <w:marRight w:val="0"/>
      <w:marTop w:val="0"/>
      <w:marBottom w:val="0"/>
      <w:divBdr>
        <w:top w:val="none" w:sz="0" w:space="0" w:color="auto"/>
        <w:left w:val="none" w:sz="0" w:space="0" w:color="auto"/>
        <w:bottom w:val="none" w:sz="0" w:space="0" w:color="auto"/>
        <w:right w:val="none" w:sz="0" w:space="0" w:color="auto"/>
      </w:divBdr>
    </w:div>
    <w:div w:id="1284923841">
      <w:bodyDiv w:val="1"/>
      <w:marLeft w:val="0"/>
      <w:marRight w:val="0"/>
      <w:marTop w:val="0"/>
      <w:marBottom w:val="0"/>
      <w:divBdr>
        <w:top w:val="none" w:sz="0" w:space="0" w:color="auto"/>
        <w:left w:val="none" w:sz="0" w:space="0" w:color="auto"/>
        <w:bottom w:val="none" w:sz="0" w:space="0" w:color="auto"/>
        <w:right w:val="none" w:sz="0" w:space="0" w:color="auto"/>
      </w:divBdr>
    </w:div>
    <w:div w:id="1293948332">
      <w:bodyDiv w:val="1"/>
      <w:marLeft w:val="0"/>
      <w:marRight w:val="0"/>
      <w:marTop w:val="0"/>
      <w:marBottom w:val="0"/>
      <w:divBdr>
        <w:top w:val="none" w:sz="0" w:space="0" w:color="auto"/>
        <w:left w:val="none" w:sz="0" w:space="0" w:color="auto"/>
        <w:bottom w:val="none" w:sz="0" w:space="0" w:color="auto"/>
        <w:right w:val="none" w:sz="0" w:space="0" w:color="auto"/>
      </w:divBdr>
    </w:div>
    <w:div w:id="1298532186">
      <w:bodyDiv w:val="1"/>
      <w:marLeft w:val="0"/>
      <w:marRight w:val="0"/>
      <w:marTop w:val="0"/>
      <w:marBottom w:val="0"/>
      <w:divBdr>
        <w:top w:val="none" w:sz="0" w:space="0" w:color="auto"/>
        <w:left w:val="none" w:sz="0" w:space="0" w:color="auto"/>
        <w:bottom w:val="none" w:sz="0" w:space="0" w:color="auto"/>
        <w:right w:val="none" w:sz="0" w:space="0" w:color="auto"/>
      </w:divBdr>
    </w:div>
    <w:div w:id="1300647831">
      <w:bodyDiv w:val="1"/>
      <w:marLeft w:val="0"/>
      <w:marRight w:val="0"/>
      <w:marTop w:val="0"/>
      <w:marBottom w:val="0"/>
      <w:divBdr>
        <w:top w:val="none" w:sz="0" w:space="0" w:color="auto"/>
        <w:left w:val="none" w:sz="0" w:space="0" w:color="auto"/>
        <w:bottom w:val="none" w:sz="0" w:space="0" w:color="auto"/>
        <w:right w:val="none" w:sz="0" w:space="0" w:color="auto"/>
      </w:divBdr>
    </w:div>
    <w:div w:id="1304697007">
      <w:bodyDiv w:val="1"/>
      <w:marLeft w:val="0"/>
      <w:marRight w:val="0"/>
      <w:marTop w:val="0"/>
      <w:marBottom w:val="0"/>
      <w:divBdr>
        <w:top w:val="none" w:sz="0" w:space="0" w:color="auto"/>
        <w:left w:val="none" w:sz="0" w:space="0" w:color="auto"/>
        <w:bottom w:val="none" w:sz="0" w:space="0" w:color="auto"/>
        <w:right w:val="none" w:sz="0" w:space="0" w:color="auto"/>
      </w:divBdr>
    </w:div>
    <w:div w:id="1313025531">
      <w:bodyDiv w:val="1"/>
      <w:marLeft w:val="0"/>
      <w:marRight w:val="0"/>
      <w:marTop w:val="0"/>
      <w:marBottom w:val="0"/>
      <w:divBdr>
        <w:top w:val="none" w:sz="0" w:space="0" w:color="auto"/>
        <w:left w:val="none" w:sz="0" w:space="0" w:color="auto"/>
        <w:bottom w:val="none" w:sz="0" w:space="0" w:color="auto"/>
        <w:right w:val="none" w:sz="0" w:space="0" w:color="auto"/>
      </w:divBdr>
    </w:div>
    <w:div w:id="1315404462">
      <w:bodyDiv w:val="1"/>
      <w:marLeft w:val="0"/>
      <w:marRight w:val="0"/>
      <w:marTop w:val="0"/>
      <w:marBottom w:val="0"/>
      <w:divBdr>
        <w:top w:val="none" w:sz="0" w:space="0" w:color="auto"/>
        <w:left w:val="none" w:sz="0" w:space="0" w:color="auto"/>
        <w:bottom w:val="none" w:sz="0" w:space="0" w:color="auto"/>
        <w:right w:val="none" w:sz="0" w:space="0" w:color="auto"/>
      </w:divBdr>
    </w:div>
    <w:div w:id="1329015203">
      <w:bodyDiv w:val="1"/>
      <w:marLeft w:val="0"/>
      <w:marRight w:val="0"/>
      <w:marTop w:val="0"/>
      <w:marBottom w:val="0"/>
      <w:divBdr>
        <w:top w:val="none" w:sz="0" w:space="0" w:color="auto"/>
        <w:left w:val="none" w:sz="0" w:space="0" w:color="auto"/>
        <w:bottom w:val="none" w:sz="0" w:space="0" w:color="auto"/>
        <w:right w:val="none" w:sz="0" w:space="0" w:color="auto"/>
      </w:divBdr>
    </w:div>
    <w:div w:id="1342321964">
      <w:bodyDiv w:val="1"/>
      <w:marLeft w:val="0"/>
      <w:marRight w:val="0"/>
      <w:marTop w:val="0"/>
      <w:marBottom w:val="0"/>
      <w:divBdr>
        <w:top w:val="none" w:sz="0" w:space="0" w:color="auto"/>
        <w:left w:val="none" w:sz="0" w:space="0" w:color="auto"/>
        <w:bottom w:val="none" w:sz="0" w:space="0" w:color="auto"/>
        <w:right w:val="none" w:sz="0" w:space="0" w:color="auto"/>
      </w:divBdr>
    </w:div>
    <w:div w:id="1351370099">
      <w:bodyDiv w:val="1"/>
      <w:marLeft w:val="0"/>
      <w:marRight w:val="0"/>
      <w:marTop w:val="0"/>
      <w:marBottom w:val="0"/>
      <w:divBdr>
        <w:top w:val="none" w:sz="0" w:space="0" w:color="auto"/>
        <w:left w:val="none" w:sz="0" w:space="0" w:color="auto"/>
        <w:bottom w:val="none" w:sz="0" w:space="0" w:color="auto"/>
        <w:right w:val="none" w:sz="0" w:space="0" w:color="auto"/>
      </w:divBdr>
    </w:div>
    <w:div w:id="1359086217">
      <w:bodyDiv w:val="1"/>
      <w:marLeft w:val="0"/>
      <w:marRight w:val="0"/>
      <w:marTop w:val="0"/>
      <w:marBottom w:val="0"/>
      <w:divBdr>
        <w:top w:val="none" w:sz="0" w:space="0" w:color="auto"/>
        <w:left w:val="none" w:sz="0" w:space="0" w:color="auto"/>
        <w:bottom w:val="none" w:sz="0" w:space="0" w:color="auto"/>
        <w:right w:val="none" w:sz="0" w:space="0" w:color="auto"/>
      </w:divBdr>
    </w:div>
    <w:div w:id="1360087824">
      <w:bodyDiv w:val="1"/>
      <w:marLeft w:val="0"/>
      <w:marRight w:val="0"/>
      <w:marTop w:val="0"/>
      <w:marBottom w:val="0"/>
      <w:divBdr>
        <w:top w:val="none" w:sz="0" w:space="0" w:color="auto"/>
        <w:left w:val="none" w:sz="0" w:space="0" w:color="auto"/>
        <w:bottom w:val="none" w:sz="0" w:space="0" w:color="auto"/>
        <w:right w:val="none" w:sz="0" w:space="0" w:color="auto"/>
      </w:divBdr>
    </w:div>
    <w:div w:id="1362710072">
      <w:bodyDiv w:val="1"/>
      <w:marLeft w:val="0"/>
      <w:marRight w:val="0"/>
      <w:marTop w:val="0"/>
      <w:marBottom w:val="0"/>
      <w:divBdr>
        <w:top w:val="none" w:sz="0" w:space="0" w:color="auto"/>
        <w:left w:val="none" w:sz="0" w:space="0" w:color="auto"/>
        <w:bottom w:val="none" w:sz="0" w:space="0" w:color="auto"/>
        <w:right w:val="none" w:sz="0" w:space="0" w:color="auto"/>
      </w:divBdr>
    </w:div>
    <w:div w:id="1373076878">
      <w:bodyDiv w:val="1"/>
      <w:marLeft w:val="0"/>
      <w:marRight w:val="0"/>
      <w:marTop w:val="0"/>
      <w:marBottom w:val="0"/>
      <w:divBdr>
        <w:top w:val="none" w:sz="0" w:space="0" w:color="auto"/>
        <w:left w:val="none" w:sz="0" w:space="0" w:color="auto"/>
        <w:bottom w:val="none" w:sz="0" w:space="0" w:color="auto"/>
        <w:right w:val="none" w:sz="0" w:space="0" w:color="auto"/>
      </w:divBdr>
    </w:div>
    <w:div w:id="1374692479">
      <w:bodyDiv w:val="1"/>
      <w:marLeft w:val="0"/>
      <w:marRight w:val="0"/>
      <w:marTop w:val="0"/>
      <w:marBottom w:val="0"/>
      <w:divBdr>
        <w:top w:val="none" w:sz="0" w:space="0" w:color="auto"/>
        <w:left w:val="none" w:sz="0" w:space="0" w:color="auto"/>
        <w:bottom w:val="none" w:sz="0" w:space="0" w:color="auto"/>
        <w:right w:val="none" w:sz="0" w:space="0" w:color="auto"/>
      </w:divBdr>
    </w:div>
    <w:div w:id="1396512382">
      <w:bodyDiv w:val="1"/>
      <w:marLeft w:val="0"/>
      <w:marRight w:val="0"/>
      <w:marTop w:val="0"/>
      <w:marBottom w:val="0"/>
      <w:divBdr>
        <w:top w:val="none" w:sz="0" w:space="0" w:color="auto"/>
        <w:left w:val="none" w:sz="0" w:space="0" w:color="auto"/>
        <w:bottom w:val="none" w:sz="0" w:space="0" w:color="auto"/>
        <w:right w:val="none" w:sz="0" w:space="0" w:color="auto"/>
      </w:divBdr>
    </w:div>
    <w:div w:id="1398163050">
      <w:bodyDiv w:val="1"/>
      <w:marLeft w:val="0"/>
      <w:marRight w:val="0"/>
      <w:marTop w:val="0"/>
      <w:marBottom w:val="0"/>
      <w:divBdr>
        <w:top w:val="none" w:sz="0" w:space="0" w:color="auto"/>
        <w:left w:val="none" w:sz="0" w:space="0" w:color="auto"/>
        <w:bottom w:val="none" w:sz="0" w:space="0" w:color="auto"/>
        <w:right w:val="none" w:sz="0" w:space="0" w:color="auto"/>
      </w:divBdr>
    </w:div>
    <w:div w:id="1407068650">
      <w:bodyDiv w:val="1"/>
      <w:marLeft w:val="0"/>
      <w:marRight w:val="0"/>
      <w:marTop w:val="0"/>
      <w:marBottom w:val="0"/>
      <w:divBdr>
        <w:top w:val="none" w:sz="0" w:space="0" w:color="auto"/>
        <w:left w:val="none" w:sz="0" w:space="0" w:color="auto"/>
        <w:bottom w:val="none" w:sz="0" w:space="0" w:color="auto"/>
        <w:right w:val="none" w:sz="0" w:space="0" w:color="auto"/>
      </w:divBdr>
    </w:div>
    <w:div w:id="1409963758">
      <w:bodyDiv w:val="1"/>
      <w:marLeft w:val="0"/>
      <w:marRight w:val="0"/>
      <w:marTop w:val="0"/>
      <w:marBottom w:val="0"/>
      <w:divBdr>
        <w:top w:val="none" w:sz="0" w:space="0" w:color="auto"/>
        <w:left w:val="none" w:sz="0" w:space="0" w:color="auto"/>
        <w:bottom w:val="none" w:sz="0" w:space="0" w:color="auto"/>
        <w:right w:val="none" w:sz="0" w:space="0" w:color="auto"/>
      </w:divBdr>
    </w:div>
    <w:div w:id="1412851722">
      <w:bodyDiv w:val="1"/>
      <w:marLeft w:val="0"/>
      <w:marRight w:val="0"/>
      <w:marTop w:val="0"/>
      <w:marBottom w:val="0"/>
      <w:divBdr>
        <w:top w:val="none" w:sz="0" w:space="0" w:color="auto"/>
        <w:left w:val="none" w:sz="0" w:space="0" w:color="auto"/>
        <w:bottom w:val="none" w:sz="0" w:space="0" w:color="auto"/>
        <w:right w:val="none" w:sz="0" w:space="0" w:color="auto"/>
      </w:divBdr>
    </w:div>
    <w:div w:id="1421751715">
      <w:bodyDiv w:val="1"/>
      <w:marLeft w:val="0"/>
      <w:marRight w:val="0"/>
      <w:marTop w:val="0"/>
      <w:marBottom w:val="0"/>
      <w:divBdr>
        <w:top w:val="none" w:sz="0" w:space="0" w:color="auto"/>
        <w:left w:val="none" w:sz="0" w:space="0" w:color="auto"/>
        <w:bottom w:val="none" w:sz="0" w:space="0" w:color="auto"/>
        <w:right w:val="none" w:sz="0" w:space="0" w:color="auto"/>
      </w:divBdr>
    </w:div>
    <w:div w:id="1427918546">
      <w:bodyDiv w:val="1"/>
      <w:marLeft w:val="0"/>
      <w:marRight w:val="0"/>
      <w:marTop w:val="0"/>
      <w:marBottom w:val="0"/>
      <w:divBdr>
        <w:top w:val="none" w:sz="0" w:space="0" w:color="auto"/>
        <w:left w:val="none" w:sz="0" w:space="0" w:color="auto"/>
        <w:bottom w:val="none" w:sz="0" w:space="0" w:color="auto"/>
        <w:right w:val="none" w:sz="0" w:space="0" w:color="auto"/>
      </w:divBdr>
    </w:div>
    <w:div w:id="1433940125">
      <w:bodyDiv w:val="1"/>
      <w:marLeft w:val="0"/>
      <w:marRight w:val="0"/>
      <w:marTop w:val="0"/>
      <w:marBottom w:val="0"/>
      <w:divBdr>
        <w:top w:val="none" w:sz="0" w:space="0" w:color="auto"/>
        <w:left w:val="none" w:sz="0" w:space="0" w:color="auto"/>
        <w:bottom w:val="none" w:sz="0" w:space="0" w:color="auto"/>
        <w:right w:val="none" w:sz="0" w:space="0" w:color="auto"/>
      </w:divBdr>
    </w:div>
    <w:div w:id="1440492231">
      <w:bodyDiv w:val="1"/>
      <w:marLeft w:val="0"/>
      <w:marRight w:val="0"/>
      <w:marTop w:val="0"/>
      <w:marBottom w:val="0"/>
      <w:divBdr>
        <w:top w:val="none" w:sz="0" w:space="0" w:color="auto"/>
        <w:left w:val="none" w:sz="0" w:space="0" w:color="auto"/>
        <w:bottom w:val="none" w:sz="0" w:space="0" w:color="auto"/>
        <w:right w:val="none" w:sz="0" w:space="0" w:color="auto"/>
      </w:divBdr>
    </w:div>
    <w:div w:id="1478916761">
      <w:bodyDiv w:val="1"/>
      <w:marLeft w:val="0"/>
      <w:marRight w:val="0"/>
      <w:marTop w:val="0"/>
      <w:marBottom w:val="0"/>
      <w:divBdr>
        <w:top w:val="none" w:sz="0" w:space="0" w:color="auto"/>
        <w:left w:val="none" w:sz="0" w:space="0" w:color="auto"/>
        <w:bottom w:val="none" w:sz="0" w:space="0" w:color="auto"/>
        <w:right w:val="none" w:sz="0" w:space="0" w:color="auto"/>
      </w:divBdr>
    </w:div>
    <w:div w:id="1485388951">
      <w:bodyDiv w:val="1"/>
      <w:marLeft w:val="0"/>
      <w:marRight w:val="0"/>
      <w:marTop w:val="0"/>
      <w:marBottom w:val="0"/>
      <w:divBdr>
        <w:top w:val="none" w:sz="0" w:space="0" w:color="auto"/>
        <w:left w:val="none" w:sz="0" w:space="0" w:color="auto"/>
        <w:bottom w:val="none" w:sz="0" w:space="0" w:color="auto"/>
        <w:right w:val="none" w:sz="0" w:space="0" w:color="auto"/>
      </w:divBdr>
    </w:div>
    <w:div w:id="1485968884">
      <w:bodyDiv w:val="1"/>
      <w:marLeft w:val="0"/>
      <w:marRight w:val="0"/>
      <w:marTop w:val="0"/>
      <w:marBottom w:val="0"/>
      <w:divBdr>
        <w:top w:val="none" w:sz="0" w:space="0" w:color="auto"/>
        <w:left w:val="none" w:sz="0" w:space="0" w:color="auto"/>
        <w:bottom w:val="none" w:sz="0" w:space="0" w:color="auto"/>
        <w:right w:val="none" w:sz="0" w:space="0" w:color="auto"/>
      </w:divBdr>
    </w:div>
    <w:div w:id="1504665405">
      <w:bodyDiv w:val="1"/>
      <w:marLeft w:val="0"/>
      <w:marRight w:val="0"/>
      <w:marTop w:val="0"/>
      <w:marBottom w:val="0"/>
      <w:divBdr>
        <w:top w:val="none" w:sz="0" w:space="0" w:color="auto"/>
        <w:left w:val="none" w:sz="0" w:space="0" w:color="auto"/>
        <w:bottom w:val="none" w:sz="0" w:space="0" w:color="auto"/>
        <w:right w:val="none" w:sz="0" w:space="0" w:color="auto"/>
      </w:divBdr>
    </w:div>
    <w:div w:id="1506700543">
      <w:bodyDiv w:val="1"/>
      <w:marLeft w:val="0"/>
      <w:marRight w:val="0"/>
      <w:marTop w:val="0"/>
      <w:marBottom w:val="0"/>
      <w:divBdr>
        <w:top w:val="none" w:sz="0" w:space="0" w:color="auto"/>
        <w:left w:val="none" w:sz="0" w:space="0" w:color="auto"/>
        <w:bottom w:val="none" w:sz="0" w:space="0" w:color="auto"/>
        <w:right w:val="none" w:sz="0" w:space="0" w:color="auto"/>
      </w:divBdr>
    </w:div>
    <w:div w:id="1508901713">
      <w:bodyDiv w:val="1"/>
      <w:marLeft w:val="0"/>
      <w:marRight w:val="0"/>
      <w:marTop w:val="0"/>
      <w:marBottom w:val="0"/>
      <w:divBdr>
        <w:top w:val="none" w:sz="0" w:space="0" w:color="auto"/>
        <w:left w:val="none" w:sz="0" w:space="0" w:color="auto"/>
        <w:bottom w:val="none" w:sz="0" w:space="0" w:color="auto"/>
        <w:right w:val="none" w:sz="0" w:space="0" w:color="auto"/>
      </w:divBdr>
    </w:div>
    <w:div w:id="1519352900">
      <w:bodyDiv w:val="1"/>
      <w:marLeft w:val="0"/>
      <w:marRight w:val="0"/>
      <w:marTop w:val="0"/>
      <w:marBottom w:val="0"/>
      <w:divBdr>
        <w:top w:val="none" w:sz="0" w:space="0" w:color="auto"/>
        <w:left w:val="none" w:sz="0" w:space="0" w:color="auto"/>
        <w:bottom w:val="none" w:sz="0" w:space="0" w:color="auto"/>
        <w:right w:val="none" w:sz="0" w:space="0" w:color="auto"/>
      </w:divBdr>
    </w:div>
    <w:div w:id="1536844757">
      <w:bodyDiv w:val="1"/>
      <w:marLeft w:val="0"/>
      <w:marRight w:val="0"/>
      <w:marTop w:val="0"/>
      <w:marBottom w:val="0"/>
      <w:divBdr>
        <w:top w:val="none" w:sz="0" w:space="0" w:color="auto"/>
        <w:left w:val="none" w:sz="0" w:space="0" w:color="auto"/>
        <w:bottom w:val="none" w:sz="0" w:space="0" w:color="auto"/>
        <w:right w:val="none" w:sz="0" w:space="0" w:color="auto"/>
      </w:divBdr>
    </w:div>
    <w:div w:id="1541893560">
      <w:bodyDiv w:val="1"/>
      <w:marLeft w:val="0"/>
      <w:marRight w:val="0"/>
      <w:marTop w:val="0"/>
      <w:marBottom w:val="0"/>
      <w:divBdr>
        <w:top w:val="none" w:sz="0" w:space="0" w:color="auto"/>
        <w:left w:val="none" w:sz="0" w:space="0" w:color="auto"/>
        <w:bottom w:val="none" w:sz="0" w:space="0" w:color="auto"/>
        <w:right w:val="none" w:sz="0" w:space="0" w:color="auto"/>
      </w:divBdr>
    </w:div>
    <w:div w:id="1546218454">
      <w:bodyDiv w:val="1"/>
      <w:marLeft w:val="0"/>
      <w:marRight w:val="0"/>
      <w:marTop w:val="0"/>
      <w:marBottom w:val="0"/>
      <w:divBdr>
        <w:top w:val="none" w:sz="0" w:space="0" w:color="auto"/>
        <w:left w:val="none" w:sz="0" w:space="0" w:color="auto"/>
        <w:bottom w:val="none" w:sz="0" w:space="0" w:color="auto"/>
        <w:right w:val="none" w:sz="0" w:space="0" w:color="auto"/>
      </w:divBdr>
    </w:div>
    <w:div w:id="1557742507">
      <w:bodyDiv w:val="1"/>
      <w:marLeft w:val="0"/>
      <w:marRight w:val="0"/>
      <w:marTop w:val="0"/>
      <w:marBottom w:val="0"/>
      <w:divBdr>
        <w:top w:val="none" w:sz="0" w:space="0" w:color="auto"/>
        <w:left w:val="none" w:sz="0" w:space="0" w:color="auto"/>
        <w:bottom w:val="none" w:sz="0" w:space="0" w:color="auto"/>
        <w:right w:val="none" w:sz="0" w:space="0" w:color="auto"/>
      </w:divBdr>
    </w:div>
    <w:div w:id="1562867413">
      <w:bodyDiv w:val="1"/>
      <w:marLeft w:val="0"/>
      <w:marRight w:val="0"/>
      <w:marTop w:val="0"/>
      <w:marBottom w:val="0"/>
      <w:divBdr>
        <w:top w:val="none" w:sz="0" w:space="0" w:color="auto"/>
        <w:left w:val="none" w:sz="0" w:space="0" w:color="auto"/>
        <w:bottom w:val="none" w:sz="0" w:space="0" w:color="auto"/>
        <w:right w:val="none" w:sz="0" w:space="0" w:color="auto"/>
      </w:divBdr>
    </w:div>
    <w:div w:id="1571767456">
      <w:bodyDiv w:val="1"/>
      <w:marLeft w:val="0"/>
      <w:marRight w:val="0"/>
      <w:marTop w:val="0"/>
      <w:marBottom w:val="0"/>
      <w:divBdr>
        <w:top w:val="none" w:sz="0" w:space="0" w:color="auto"/>
        <w:left w:val="none" w:sz="0" w:space="0" w:color="auto"/>
        <w:bottom w:val="none" w:sz="0" w:space="0" w:color="auto"/>
        <w:right w:val="none" w:sz="0" w:space="0" w:color="auto"/>
      </w:divBdr>
    </w:div>
    <w:div w:id="1585409418">
      <w:bodyDiv w:val="1"/>
      <w:marLeft w:val="0"/>
      <w:marRight w:val="0"/>
      <w:marTop w:val="0"/>
      <w:marBottom w:val="0"/>
      <w:divBdr>
        <w:top w:val="none" w:sz="0" w:space="0" w:color="auto"/>
        <w:left w:val="none" w:sz="0" w:space="0" w:color="auto"/>
        <w:bottom w:val="none" w:sz="0" w:space="0" w:color="auto"/>
        <w:right w:val="none" w:sz="0" w:space="0" w:color="auto"/>
      </w:divBdr>
    </w:div>
    <w:div w:id="1598324581">
      <w:bodyDiv w:val="1"/>
      <w:marLeft w:val="0"/>
      <w:marRight w:val="0"/>
      <w:marTop w:val="0"/>
      <w:marBottom w:val="0"/>
      <w:divBdr>
        <w:top w:val="none" w:sz="0" w:space="0" w:color="auto"/>
        <w:left w:val="none" w:sz="0" w:space="0" w:color="auto"/>
        <w:bottom w:val="none" w:sz="0" w:space="0" w:color="auto"/>
        <w:right w:val="none" w:sz="0" w:space="0" w:color="auto"/>
      </w:divBdr>
    </w:div>
    <w:div w:id="1600258415">
      <w:bodyDiv w:val="1"/>
      <w:marLeft w:val="0"/>
      <w:marRight w:val="0"/>
      <w:marTop w:val="0"/>
      <w:marBottom w:val="0"/>
      <w:divBdr>
        <w:top w:val="none" w:sz="0" w:space="0" w:color="auto"/>
        <w:left w:val="none" w:sz="0" w:space="0" w:color="auto"/>
        <w:bottom w:val="none" w:sz="0" w:space="0" w:color="auto"/>
        <w:right w:val="none" w:sz="0" w:space="0" w:color="auto"/>
      </w:divBdr>
    </w:div>
    <w:div w:id="1616786242">
      <w:bodyDiv w:val="1"/>
      <w:marLeft w:val="0"/>
      <w:marRight w:val="0"/>
      <w:marTop w:val="0"/>
      <w:marBottom w:val="0"/>
      <w:divBdr>
        <w:top w:val="none" w:sz="0" w:space="0" w:color="auto"/>
        <w:left w:val="none" w:sz="0" w:space="0" w:color="auto"/>
        <w:bottom w:val="none" w:sz="0" w:space="0" w:color="auto"/>
        <w:right w:val="none" w:sz="0" w:space="0" w:color="auto"/>
      </w:divBdr>
    </w:div>
    <w:div w:id="1624120518">
      <w:bodyDiv w:val="1"/>
      <w:marLeft w:val="0"/>
      <w:marRight w:val="0"/>
      <w:marTop w:val="0"/>
      <w:marBottom w:val="0"/>
      <w:divBdr>
        <w:top w:val="none" w:sz="0" w:space="0" w:color="auto"/>
        <w:left w:val="none" w:sz="0" w:space="0" w:color="auto"/>
        <w:bottom w:val="none" w:sz="0" w:space="0" w:color="auto"/>
        <w:right w:val="none" w:sz="0" w:space="0" w:color="auto"/>
      </w:divBdr>
    </w:div>
    <w:div w:id="1628858125">
      <w:bodyDiv w:val="1"/>
      <w:marLeft w:val="0"/>
      <w:marRight w:val="0"/>
      <w:marTop w:val="0"/>
      <w:marBottom w:val="0"/>
      <w:divBdr>
        <w:top w:val="none" w:sz="0" w:space="0" w:color="auto"/>
        <w:left w:val="none" w:sz="0" w:space="0" w:color="auto"/>
        <w:bottom w:val="none" w:sz="0" w:space="0" w:color="auto"/>
        <w:right w:val="none" w:sz="0" w:space="0" w:color="auto"/>
      </w:divBdr>
    </w:div>
    <w:div w:id="1633053094">
      <w:bodyDiv w:val="1"/>
      <w:marLeft w:val="0"/>
      <w:marRight w:val="0"/>
      <w:marTop w:val="0"/>
      <w:marBottom w:val="0"/>
      <w:divBdr>
        <w:top w:val="none" w:sz="0" w:space="0" w:color="auto"/>
        <w:left w:val="none" w:sz="0" w:space="0" w:color="auto"/>
        <w:bottom w:val="none" w:sz="0" w:space="0" w:color="auto"/>
        <w:right w:val="none" w:sz="0" w:space="0" w:color="auto"/>
      </w:divBdr>
    </w:div>
    <w:div w:id="1639408624">
      <w:bodyDiv w:val="1"/>
      <w:marLeft w:val="0"/>
      <w:marRight w:val="0"/>
      <w:marTop w:val="0"/>
      <w:marBottom w:val="0"/>
      <w:divBdr>
        <w:top w:val="none" w:sz="0" w:space="0" w:color="auto"/>
        <w:left w:val="none" w:sz="0" w:space="0" w:color="auto"/>
        <w:bottom w:val="none" w:sz="0" w:space="0" w:color="auto"/>
        <w:right w:val="none" w:sz="0" w:space="0" w:color="auto"/>
      </w:divBdr>
    </w:div>
    <w:div w:id="1640920095">
      <w:bodyDiv w:val="1"/>
      <w:marLeft w:val="0"/>
      <w:marRight w:val="0"/>
      <w:marTop w:val="0"/>
      <w:marBottom w:val="0"/>
      <w:divBdr>
        <w:top w:val="none" w:sz="0" w:space="0" w:color="auto"/>
        <w:left w:val="none" w:sz="0" w:space="0" w:color="auto"/>
        <w:bottom w:val="none" w:sz="0" w:space="0" w:color="auto"/>
        <w:right w:val="none" w:sz="0" w:space="0" w:color="auto"/>
      </w:divBdr>
    </w:div>
    <w:div w:id="1643390048">
      <w:bodyDiv w:val="1"/>
      <w:marLeft w:val="0"/>
      <w:marRight w:val="0"/>
      <w:marTop w:val="0"/>
      <w:marBottom w:val="0"/>
      <w:divBdr>
        <w:top w:val="none" w:sz="0" w:space="0" w:color="auto"/>
        <w:left w:val="none" w:sz="0" w:space="0" w:color="auto"/>
        <w:bottom w:val="none" w:sz="0" w:space="0" w:color="auto"/>
        <w:right w:val="none" w:sz="0" w:space="0" w:color="auto"/>
      </w:divBdr>
    </w:div>
    <w:div w:id="1645086137">
      <w:bodyDiv w:val="1"/>
      <w:marLeft w:val="0"/>
      <w:marRight w:val="0"/>
      <w:marTop w:val="0"/>
      <w:marBottom w:val="0"/>
      <w:divBdr>
        <w:top w:val="none" w:sz="0" w:space="0" w:color="auto"/>
        <w:left w:val="none" w:sz="0" w:space="0" w:color="auto"/>
        <w:bottom w:val="none" w:sz="0" w:space="0" w:color="auto"/>
        <w:right w:val="none" w:sz="0" w:space="0" w:color="auto"/>
      </w:divBdr>
    </w:div>
    <w:div w:id="1653412111">
      <w:bodyDiv w:val="1"/>
      <w:marLeft w:val="0"/>
      <w:marRight w:val="0"/>
      <w:marTop w:val="0"/>
      <w:marBottom w:val="0"/>
      <w:divBdr>
        <w:top w:val="none" w:sz="0" w:space="0" w:color="auto"/>
        <w:left w:val="none" w:sz="0" w:space="0" w:color="auto"/>
        <w:bottom w:val="none" w:sz="0" w:space="0" w:color="auto"/>
        <w:right w:val="none" w:sz="0" w:space="0" w:color="auto"/>
      </w:divBdr>
    </w:div>
    <w:div w:id="1663317720">
      <w:bodyDiv w:val="1"/>
      <w:marLeft w:val="0"/>
      <w:marRight w:val="0"/>
      <w:marTop w:val="0"/>
      <w:marBottom w:val="0"/>
      <w:divBdr>
        <w:top w:val="none" w:sz="0" w:space="0" w:color="auto"/>
        <w:left w:val="none" w:sz="0" w:space="0" w:color="auto"/>
        <w:bottom w:val="none" w:sz="0" w:space="0" w:color="auto"/>
        <w:right w:val="none" w:sz="0" w:space="0" w:color="auto"/>
      </w:divBdr>
    </w:div>
    <w:div w:id="1667392103">
      <w:bodyDiv w:val="1"/>
      <w:marLeft w:val="0"/>
      <w:marRight w:val="0"/>
      <w:marTop w:val="0"/>
      <w:marBottom w:val="0"/>
      <w:divBdr>
        <w:top w:val="none" w:sz="0" w:space="0" w:color="auto"/>
        <w:left w:val="none" w:sz="0" w:space="0" w:color="auto"/>
        <w:bottom w:val="none" w:sz="0" w:space="0" w:color="auto"/>
        <w:right w:val="none" w:sz="0" w:space="0" w:color="auto"/>
      </w:divBdr>
    </w:div>
    <w:div w:id="1679039482">
      <w:bodyDiv w:val="1"/>
      <w:marLeft w:val="0"/>
      <w:marRight w:val="0"/>
      <w:marTop w:val="0"/>
      <w:marBottom w:val="0"/>
      <w:divBdr>
        <w:top w:val="none" w:sz="0" w:space="0" w:color="auto"/>
        <w:left w:val="none" w:sz="0" w:space="0" w:color="auto"/>
        <w:bottom w:val="none" w:sz="0" w:space="0" w:color="auto"/>
        <w:right w:val="none" w:sz="0" w:space="0" w:color="auto"/>
      </w:divBdr>
    </w:div>
    <w:div w:id="1683507516">
      <w:bodyDiv w:val="1"/>
      <w:marLeft w:val="0"/>
      <w:marRight w:val="0"/>
      <w:marTop w:val="0"/>
      <w:marBottom w:val="0"/>
      <w:divBdr>
        <w:top w:val="none" w:sz="0" w:space="0" w:color="auto"/>
        <w:left w:val="none" w:sz="0" w:space="0" w:color="auto"/>
        <w:bottom w:val="none" w:sz="0" w:space="0" w:color="auto"/>
        <w:right w:val="none" w:sz="0" w:space="0" w:color="auto"/>
      </w:divBdr>
    </w:div>
    <w:div w:id="1683513258">
      <w:bodyDiv w:val="1"/>
      <w:marLeft w:val="0"/>
      <w:marRight w:val="0"/>
      <w:marTop w:val="0"/>
      <w:marBottom w:val="0"/>
      <w:divBdr>
        <w:top w:val="none" w:sz="0" w:space="0" w:color="auto"/>
        <w:left w:val="none" w:sz="0" w:space="0" w:color="auto"/>
        <w:bottom w:val="none" w:sz="0" w:space="0" w:color="auto"/>
        <w:right w:val="none" w:sz="0" w:space="0" w:color="auto"/>
      </w:divBdr>
    </w:div>
    <w:div w:id="1685589983">
      <w:bodyDiv w:val="1"/>
      <w:marLeft w:val="0"/>
      <w:marRight w:val="0"/>
      <w:marTop w:val="0"/>
      <w:marBottom w:val="0"/>
      <w:divBdr>
        <w:top w:val="none" w:sz="0" w:space="0" w:color="auto"/>
        <w:left w:val="none" w:sz="0" w:space="0" w:color="auto"/>
        <w:bottom w:val="none" w:sz="0" w:space="0" w:color="auto"/>
        <w:right w:val="none" w:sz="0" w:space="0" w:color="auto"/>
      </w:divBdr>
    </w:div>
    <w:div w:id="1686785145">
      <w:bodyDiv w:val="1"/>
      <w:marLeft w:val="0"/>
      <w:marRight w:val="0"/>
      <w:marTop w:val="0"/>
      <w:marBottom w:val="0"/>
      <w:divBdr>
        <w:top w:val="none" w:sz="0" w:space="0" w:color="auto"/>
        <w:left w:val="none" w:sz="0" w:space="0" w:color="auto"/>
        <w:bottom w:val="none" w:sz="0" w:space="0" w:color="auto"/>
        <w:right w:val="none" w:sz="0" w:space="0" w:color="auto"/>
      </w:divBdr>
    </w:div>
    <w:div w:id="1705670073">
      <w:bodyDiv w:val="1"/>
      <w:marLeft w:val="0"/>
      <w:marRight w:val="0"/>
      <w:marTop w:val="0"/>
      <w:marBottom w:val="0"/>
      <w:divBdr>
        <w:top w:val="none" w:sz="0" w:space="0" w:color="auto"/>
        <w:left w:val="none" w:sz="0" w:space="0" w:color="auto"/>
        <w:bottom w:val="none" w:sz="0" w:space="0" w:color="auto"/>
        <w:right w:val="none" w:sz="0" w:space="0" w:color="auto"/>
      </w:divBdr>
    </w:div>
    <w:div w:id="1723167872">
      <w:bodyDiv w:val="1"/>
      <w:marLeft w:val="0"/>
      <w:marRight w:val="0"/>
      <w:marTop w:val="0"/>
      <w:marBottom w:val="0"/>
      <w:divBdr>
        <w:top w:val="none" w:sz="0" w:space="0" w:color="auto"/>
        <w:left w:val="none" w:sz="0" w:space="0" w:color="auto"/>
        <w:bottom w:val="none" w:sz="0" w:space="0" w:color="auto"/>
        <w:right w:val="none" w:sz="0" w:space="0" w:color="auto"/>
      </w:divBdr>
    </w:div>
    <w:div w:id="1733380944">
      <w:bodyDiv w:val="1"/>
      <w:marLeft w:val="0"/>
      <w:marRight w:val="0"/>
      <w:marTop w:val="0"/>
      <w:marBottom w:val="0"/>
      <w:divBdr>
        <w:top w:val="none" w:sz="0" w:space="0" w:color="auto"/>
        <w:left w:val="none" w:sz="0" w:space="0" w:color="auto"/>
        <w:bottom w:val="none" w:sz="0" w:space="0" w:color="auto"/>
        <w:right w:val="none" w:sz="0" w:space="0" w:color="auto"/>
      </w:divBdr>
    </w:div>
    <w:div w:id="1733580700">
      <w:bodyDiv w:val="1"/>
      <w:marLeft w:val="0"/>
      <w:marRight w:val="0"/>
      <w:marTop w:val="0"/>
      <w:marBottom w:val="0"/>
      <w:divBdr>
        <w:top w:val="none" w:sz="0" w:space="0" w:color="auto"/>
        <w:left w:val="none" w:sz="0" w:space="0" w:color="auto"/>
        <w:bottom w:val="none" w:sz="0" w:space="0" w:color="auto"/>
        <w:right w:val="none" w:sz="0" w:space="0" w:color="auto"/>
      </w:divBdr>
    </w:div>
    <w:div w:id="1735741400">
      <w:bodyDiv w:val="1"/>
      <w:marLeft w:val="0"/>
      <w:marRight w:val="0"/>
      <w:marTop w:val="0"/>
      <w:marBottom w:val="0"/>
      <w:divBdr>
        <w:top w:val="none" w:sz="0" w:space="0" w:color="auto"/>
        <w:left w:val="none" w:sz="0" w:space="0" w:color="auto"/>
        <w:bottom w:val="none" w:sz="0" w:space="0" w:color="auto"/>
        <w:right w:val="none" w:sz="0" w:space="0" w:color="auto"/>
      </w:divBdr>
    </w:div>
    <w:div w:id="1736317405">
      <w:bodyDiv w:val="1"/>
      <w:marLeft w:val="0"/>
      <w:marRight w:val="0"/>
      <w:marTop w:val="0"/>
      <w:marBottom w:val="0"/>
      <w:divBdr>
        <w:top w:val="none" w:sz="0" w:space="0" w:color="auto"/>
        <w:left w:val="none" w:sz="0" w:space="0" w:color="auto"/>
        <w:bottom w:val="none" w:sz="0" w:space="0" w:color="auto"/>
        <w:right w:val="none" w:sz="0" w:space="0" w:color="auto"/>
      </w:divBdr>
    </w:div>
    <w:div w:id="1742680681">
      <w:bodyDiv w:val="1"/>
      <w:marLeft w:val="0"/>
      <w:marRight w:val="0"/>
      <w:marTop w:val="0"/>
      <w:marBottom w:val="0"/>
      <w:divBdr>
        <w:top w:val="none" w:sz="0" w:space="0" w:color="auto"/>
        <w:left w:val="none" w:sz="0" w:space="0" w:color="auto"/>
        <w:bottom w:val="none" w:sz="0" w:space="0" w:color="auto"/>
        <w:right w:val="none" w:sz="0" w:space="0" w:color="auto"/>
      </w:divBdr>
    </w:div>
    <w:div w:id="1744525928">
      <w:bodyDiv w:val="1"/>
      <w:marLeft w:val="0"/>
      <w:marRight w:val="0"/>
      <w:marTop w:val="0"/>
      <w:marBottom w:val="0"/>
      <w:divBdr>
        <w:top w:val="none" w:sz="0" w:space="0" w:color="auto"/>
        <w:left w:val="none" w:sz="0" w:space="0" w:color="auto"/>
        <w:bottom w:val="none" w:sz="0" w:space="0" w:color="auto"/>
        <w:right w:val="none" w:sz="0" w:space="0" w:color="auto"/>
      </w:divBdr>
    </w:div>
    <w:div w:id="1786146393">
      <w:bodyDiv w:val="1"/>
      <w:marLeft w:val="0"/>
      <w:marRight w:val="0"/>
      <w:marTop w:val="0"/>
      <w:marBottom w:val="0"/>
      <w:divBdr>
        <w:top w:val="none" w:sz="0" w:space="0" w:color="auto"/>
        <w:left w:val="none" w:sz="0" w:space="0" w:color="auto"/>
        <w:bottom w:val="none" w:sz="0" w:space="0" w:color="auto"/>
        <w:right w:val="none" w:sz="0" w:space="0" w:color="auto"/>
      </w:divBdr>
    </w:div>
    <w:div w:id="1789230775">
      <w:bodyDiv w:val="1"/>
      <w:marLeft w:val="0"/>
      <w:marRight w:val="0"/>
      <w:marTop w:val="0"/>
      <w:marBottom w:val="0"/>
      <w:divBdr>
        <w:top w:val="none" w:sz="0" w:space="0" w:color="auto"/>
        <w:left w:val="none" w:sz="0" w:space="0" w:color="auto"/>
        <w:bottom w:val="none" w:sz="0" w:space="0" w:color="auto"/>
        <w:right w:val="none" w:sz="0" w:space="0" w:color="auto"/>
      </w:divBdr>
    </w:div>
    <w:div w:id="1799638880">
      <w:bodyDiv w:val="1"/>
      <w:marLeft w:val="0"/>
      <w:marRight w:val="0"/>
      <w:marTop w:val="0"/>
      <w:marBottom w:val="0"/>
      <w:divBdr>
        <w:top w:val="none" w:sz="0" w:space="0" w:color="auto"/>
        <w:left w:val="none" w:sz="0" w:space="0" w:color="auto"/>
        <w:bottom w:val="none" w:sz="0" w:space="0" w:color="auto"/>
        <w:right w:val="none" w:sz="0" w:space="0" w:color="auto"/>
      </w:divBdr>
    </w:div>
    <w:div w:id="1806922263">
      <w:bodyDiv w:val="1"/>
      <w:marLeft w:val="0"/>
      <w:marRight w:val="0"/>
      <w:marTop w:val="0"/>
      <w:marBottom w:val="0"/>
      <w:divBdr>
        <w:top w:val="none" w:sz="0" w:space="0" w:color="auto"/>
        <w:left w:val="none" w:sz="0" w:space="0" w:color="auto"/>
        <w:bottom w:val="none" w:sz="0" w:space="0" w:color="auto"/>
        <w:right w:val="none" w:sz="0" w:space="0" w:color="auto"/>
      </w:divBdr>
    </w:div>
    <w:div w:id="1813323290">
      <w:bodyDiv w:val="1"/>
      <w:marLeft w:val="0"/>
      <w:marRight w:val="0"/>
      <w:marTop w:val="0"/>
      <w:marBottom w:val="0"/>
      <w:divBdr>
        <w:top w:val="none" w:sz="0" w:space="0" w:color="auto"/>
        <w:left w:val="none" w:sz="0" w:space="0" w:color="auto"/>
        <w:bottom w:val="none" w:sz="0" w:space="0" w:color="auto"/>
        <w:right w:val="none" w:sz="0" w:space="0" w:color="auto"/>
      </w:divBdr>
    </w:div>
    <w:div w:id="1814718654">
      <w:bodyDiv w:val="1"/>
      <w:marLeft w:val="0"/>
      <w:marRight w:val="0"/>
      <w:marTop w:val="0"/>
      <w:marBottom w:val="0"/>
      <w:divBdr>
        <w:top w:val="none" w:sz="0" w:space="0" w:color="auto"/>
        <w:left w:val="none" w:sz="0" w:space="0" w:color="auto"/>
        <w:bottom w:val="none" w:sz="0" w:space="0" w:color="auto"/>
        <w:right w:val="none" w:sz="0" w:space="0" w:color="auto"/>
      </w:divBdr>
    </w:div>
    <w:div w:id="1826970795">
      <w:bodyDiv w:val="1"/>
      <w:marLeft w:val="0"/>
      <w:marRight w:val="0"/>
      <w:marTop w:val="0"/>
      <w:marBottom w:val="0"/>
      <w:divBdr>
        <w:top w:val="none" w:sz="0" w:space="0" w:color="auto"/>
        <w:left w:val="none" w:sz="0" w:space="0" w:color="auto"/>
        <w:bottom w:val="none" w:sz="0" w:space="0" w:color="auto"/>
        <w:right w:val="none" w:sz="0" w:space="0" w:color="auto"/>
      </w:divBdr>
    </w:div>
    <w:div w:id="1849057938">
      <w:bodyDiv w:val="1"/>
      <w:marLeft w:val="0"/>
      <w:marRight w:val="0"/>
      <w:marTop w:val="0"/>
      <w:marBottom w:val="0"/>
      <w:divBdr>
        <w:top w:val="none" w:sz="0" w:space="0" w:color="auto"/>
        <w:left w:val="none" w:sz="0" w:space="0" w:color="auto"/>
        <w:bottom w:val="none" w:sz="0" w:space="0" w:color="auto"/>
        <w:right w:val="none" w:sz="0" w:space="0" w:color="auto"/>
      </w:divBdr>
    </w:div>
    <w:div w:id="1855456669">
      <w:bodyDiv w:val="1"/>
      <w:marLeft w:val="0"/>
      <w:marRight w:val="0"/>
      <w:marTop w:val="0"/>
      <w:marBottom w:val="0"/>
      <w:divBdr>
        <w:top w:val="none" w:sz="0" w:space="0" w:color="auto"/>
        <w:left w:val="none" w:sz="0" w:space="0" w:color="auto"/>
        <w:bottom w:val="none" w:sz="0" w:space="0" w:color="auto"/>
        <w:right w:val="none" w:sz="0" w:space="0" w:color="auto"/>
      </w:divBdr>
    </w:div>
    <w:div w:id="1890992172">
      <w:bodyDiv w:val="1"/>
      <w:marLeft w:val="0"/>
      <w:marRight w:val="0"/>
      <w:marTop w:val="0"/>
      <w:marBottom w:val="0"/>
      <w:divBdr>
        <w:top w:val="none" w:sz="0" w:space="0" w:color="auto"/>
        <w:left w:val="none" w:sz="0" w:space="0" w:color="auto"/>
        <w:bottom w:val="none" w:sz="0" w:space="0" w:color="auto"/>
        <w:right w:val="none" w:sz="0" w:space="0" w:color="auto"/>
      </w:divBdr>
    </w:div>
    <w:div w:id="1913663708">
      <w:bodyDiv w:val="1"/>
      <w:marLeft w:val="0"/>
      <w:marRight w:val="0"/>
      <w:marTop w:val="0"/>
      <w:marBottom w:val="0"/>
      <w:divBdr>
        <w:top w:val="none" w:sz="0" w:space="0" w:color="auto"/>
        <w:left w:val="none" w:sz="0" w:space="0" w:color="auto"/>
        <w:bottom w:val="none" w:sz="0" w:space="0" w:color="auto"/>
        <w:right w:val="none" w:sz="0" w:space="0" w:color="auto"/>
      </w:divBdr>
    </w:div>
    <w:div w:id="1921716267">
      <w:bodyDiv w:val="1"/>
      <w:marLeft w:val="0"/>
      <w:marRight w:val="0"/>
      <w:marTop w:val="0"/>
      <w:marBottom w:val="0"/>
      <w:divBdr>
        <w:top w:val="none" w:sz="0" w:space="0" w:color="auto"/>
        <w:left w:val="none" w:sz="0" w:space="0" w:color="auto"/>
        <w:bottom w:val="none" w:sz="0" w:space="0" w:color="auto"/>
        <w:right w:val="none" w:sz="0" w:space="0" w:color="auto"/>
      </w:divBdr>
    </w:div>
    <w:div w:id="1950622228">
      <w:bodyDiv w:val="1"/>
      <w:marLeft w:val="0"/>
      <w:marRight w:val="0"/>
      <w:marTop w:val="0"/>
      <w:marBottom w:val="0"/>
      <w:divBdr>
        <w:top w:val="none" w:sz="0" w:space="0" w:color="auto"/>
        <w:left w:val="none" w:sz="0" w:space="0" w:color="auto"/>
        <w:bottom w:val="none" w:sz="0" w:space="0" w:color="auto"/>
        <w:right w:val="none" w:sz="0" w:space="0" w:color="auto"/>
      </w:divBdr>
    </w:div>
    <w:div w:id="1963608578">
      <w:bodyDiv w:val="1"/>
      <w:marLeft w:val="0"/>
      <w:marRight w:val="0"/>
      <w:marTop w:val="0"/>
      <w:marBottom w:val="0"/>
      <w:divBdr>
        <w:top w:val="none" w:sz="0" w:space="0" w:color="auto"/>
        <w:left w:val="none" w:sz="0" w:space="0" w:color="auto"/>
        <w:bottom w:val="none" w:sz="0" w:space="0" w:color="auto"/>
        <w:right w:val="none" w:sz="0" w:space="0" w:color="auto"/>
      </w:divBdr>
    </w:div>
    <w:div w:id="1972979629">
      <w:bodyDiv w:val="1"/>
      <w:marLeft w:val="0"/>
      <w:marRight w:val="0"/>
      <w:marTop w:val="0"/>
      <w:marBottom w:val="0"/>
      <w:divBdr>
        <w:top w:val="none" w:sz="0" w:space="0" w:color="auto"/>
        <w:left w:val="none" w:sz="0" w:space="0" w:color="auto"/>
        <w:bottom w:val="none" w:sz="0" w:space="0" w:color="auto"/>
        <w:right w:val="none" w:sz="0" w:space="0" w:color="auto"/>
      </w:divBdr>
    </w:div>
    <w:div w:id="1974367681">
      <w:bodyDiv w:val="1"/>
      <w:marLeft w:val="0"/>
      <w:marRight w:val="0"/>
      <w:marTop w:val="0"/>
      <w:marBottom w:val="0"/>
      <w:divBdr>
        <w:top w:val="none" w:sz="0" w:space="0" w:color="auto"/>
        <w:left w:val="none" w:sz="0" w:space="0" w:color="auto"/>
        <w:bottom w:val="none" w:sz="0" w:space="0" w:color="auto"/>
        <w:right w:val="none" w:sz="0" w:space="0" w:color="auto"/>
      </w:divBdr>
    </w:div>
    <w:div w:id="1976520081">
      <w:bodyDiv w:val="1"/>
      <w:marLeft w:val="0"/>
      <w:marRight w:val="0"/>
      <w:marTop w:val="0"/>
      <w:marBottom w:val="0"/>
      <w:divBdr>
        <w:top w:val="none" w:sz="0" w:space="0" w:color="auto"/>
        <w:left w:val="none" w:sz="0" w:space="0" w:color="auto"/>
        <w:bottom w:val="none" w:sz="0" w:space="0" w:color="auto"/>
        <w:right w:val="none" w:sz="0" w:space="0" w:color="auto"/>
      </w:divBdr>
    </w:div>
    <w:div w:id="1996293977">
      <w:bodyDiv w:val="1"/>
      <w:marLeft w:val="0"/>
      <w:marRight w:val="0"/>
      <w:marTop w:val="0"/>
      <w:marBottom w:val="0"/>
      <w:divBdr>
        <w:top w:val="none" w:sz="0" w:space="0" w:color="auto"/>
        <w:left w:val="none" w:sz="0" w:space="0" w:color="auto"/>
        <w:bottom w:val="none" w:sz="0" w:space="0" w:color="auto"/>
        <w:right w:val="none" w:sz="0" w:space="0" w:color="auto"/>
      </w:divBdr>
    </w:div>
    <w:div w:id="2022200235">
      <w:bodyDiv w:val="1"/>
      <w:marLeft w:val="0"/>
      <w:marRight w:val="0"/>
      <w:marTop w:val="0"/>
      <w:marBottom w:val="0"/>
      <w:divBdr>
        <w:top w:val="none" w:sz="0" w:space="0" w:color="auto"/>
        <w:left w:val="none" w:sz="0" w:space="0" w:color="auto"/>
        <w:bottom w:val="none" w:sz="0" w:space="0" w:color="auto"/>
        <w:right w:val="none" w:sz="0" w:space="0" w:color="auto"/>
      </w:divBdr>
    </w:div>
    <w:div w:id="2031906381">
      <w:bodyDiv w:val="1"/>
      <w:marLeft w:val="0"/>
      <w:marRight w:val="0"/>
      <w:marTop w:val="0"/>
      <w:marBottom w:val="0"/>
      <w:divBdr>
        <w:top w:val="none" w:sz="0" w:space="0" w:color="auto"/>
        <w:left w:val="none" w:sz="0" w:space="0" w:color="auto"/>
        <w:bottom w:val="none" w:sz="0" w:space="0" w:color="auto"/>
        <w:right w:val="none" w:sz="0" w:space="0" w:color="auto"/>
      </w:divBdr>
    </w:div>
    <w:div w:id="2034457138">
      <w:bodyDiv w:val="1"/>
      <w:marLeft w:val="0"/>
      <w:marRight w:val="0"/>
      <w:marTop w:val="0"/>
      <w:marBottom w:val="0"/>
      <w:divBdr>
        <w:top w:val="none" w:sz="0" w:space="0" w:color="auto"/>
        <w:left w:val="none" w:sz="0" w:space="0" w:color="auto"/>
        <w:bottom w:val="none" w:sz="0" w:space="0" w:color="auto"/>
        <w:right w:val="none" w:sz="0" w:space="0" w:color="auto"/>
      </w:divBdr>
    </w:div>
    <w:div w:id="2048219558">
      <w:bodyDiv w:val="1"/>
      <w:marLeft w:val="0"/>
      <w:marRight w:val="0"/>
      <w:marTop w:val="0"/>
      <w:marBottom w:val="0"/>
      <w:divBdr>
        <w:top w:val="none" w:sz="0" w:space="0" w:color="auto"/>
        <w:left w:val="none" w:sz="0" w:space="0" w:color="auto"/>
        <w:bottom w:val="none" w:sz="0" w:space="0" w:color="auto"/>
        <w:right w:val="none" w:sz="0" w:space="0" w:color="auto"/>
      </w:divBdr>
    </w:div>
    <w:div w:id="2051801661">
      <w:bodyDiv w:val="1"/>
      <w:marLeft w:val="0"/>
      <w:marRight w:val="0"/>
      <w:marTop w:val="0"/>
      <w:marBottom w:val="0"/>
      <w:divBdr>
        <w:top w:val="none" w:sz="0" w:space="0" w:color="auto"/>
        <w:left w:val="none" w:sz="0" w:space="0" w:color="auto"/>
        <w:bottom w:val="none" w:sz="0" w:space="0" w:color="auto"/>
        <w:right w:val="none" w:sz="0" w:space="0" w:color="auto"/>
      </w:divBdr>
    </w:div>
    <w:div w:id="2057850993">
      <w:bodyDiv w:val="1"/>
      <w:marLeft w:val="0"/>
      <w:marRight w:val="0"/>
      <w:marTop w:val="0"/>
      <w:marBottom w:val="0"/>
      <w:divBdr>
        <w:top w:val="none" w:sz="0" w:space="0" w:color="auto"/>
        <w:left w:val="none" w:sz="0" w:space="0" w:color="auto"/>
        <w:bottom w:val="none" w:sz="0" w:space="0" w:color="auto"/>
        <w:right w:val="none" w:sz="0" w:space="0" w:color="auto"/>
      </w:divBdr>
    </w:div>
    <w:div w:id="2070692643">
      <w:bodyDiv w:val="1"/>
      <w:marLeft w:val="0"/>
      <w:marRight w:val="0"/>
      <w:marTop w:val="0"/>
      <w:marBottom w:val="0"/>
      <w:divBdr>
        <w:top w:val="none" w:sz="0" w:space="0" w:color="auto"/>
        <w:left w:val="none" w:sz="0" w:space="0" w:color="auto"/>
        <w:bottom w:val="none" w:sz="0" w:space="0" w:color="auto"/>
        <w:right w:val="none" w:sz="0" w:space="0" w:color="auto"/>
      </w:divBdr>
    </w:div>
    <w:div w:id="2073261695">
      <w:bodyDiv w:val="1"/>
      <w:marLeft w:val="0"/>
      <w:marRight w:val="0"/>
      <w:marTop w:val="0"/>
      <w:marBottom w:val="0"/>
      <w:divBdr>
        <w:top w:val="none" w:sz="0" w:space="0" w:color="auto"/>
        <w:left w:val="none" w:sz="0" w:space="0" w:color="auto"/>
        <w:bottom w:val="none" w:sz="0" w:space="0" w:color="auto"/>
        <w:right w:val="none" w:sz="0" w:space="0" w:color="auto"/>
      </w:divBdr>
    </w:div>
    <w:div w:id="2101366184">
      <w:bodyDiv w:val="1"/>
      <w:marLeft w:val="0"/>
      <w:marRight w:val="0"/>
      <w:marTop w:val="0"/>
      <w:marBottom w:val="0"/>
      <w:divBdr>
        <w:top w:val="none" w:sz="0" w:space="0" w:color="auto"/>
        <w:left w:val="none" w:sz="0" w:space="0" w:color="auto"/>
        <w:bottom w:val="none" w:sz="0" w:space="0" w:color="auto"/>
        <w:right w:val="none" w:sz="0" w:space="0" w:color="auto"/>
      </w:divBdr>
    </w:div>
    <w:div w:id="2104450935">
      <w:bodyDiv w:val="1"/>
      <w:marLeft w:val="0"/>
      <w:marRight w:val="0"/>
      <w:marTop w:val="0"/>
      <w:marBottom w:val="0"/>
      <w:divBdr>
        <w:top w:val="none" w:sz="0" w:space="0" w:color="auto"/>
        <w:left w:val="none" w:sz="0" w:space="0" w:color="auto"/>
        <w:bottom w:val="none" w:sz="0" w:space="0" w:color="auto"/>
        <w:right w:val="none" w:sz="0" w:space="0" w:color="auto"/>
      </w:divBdr>
    </w:div>
    <w:div w:id="2105611763">
      <w:bodyDiv w:val="1"/>
      <w:marLeft w:val="0"/>
      <w:marRight w:val="0"/>
      <w:marTop w:val="0"/>
      <w:marBottom w:val="0"/>
      <w:divBdr>
        <w:top w:val="none" w:sz="0" w:space="0" w:color="auto"/>
        <w:left w:val="none" w:sz="0" w:space="0" w:color="auto"/>
        <w:bottom w:val="none" w:sz="0" w:space="0" w:color="auto"/>
        <w:right w:val="none" w:sz="0" w:space="0" w:color="auto"/>
      </w:divBdr>
    </w:div>
    <w:div w:id="2106152435">
      <w:bodyDiv w:val="1"/>
      <w:marLeft w:val="0"/>
      <w:marRight w:val="0"/>
      <w:marTop w:val="0"/>
      <w:marBottom w:val="0"/>
      <w:divBdr>
        <w:top w:val="none" w:sz="0" w:space="0" w:color="auto"/>
        <w:left w:val="none" w:sz="0" w:space="0" w:color="auto"/>
        <w:bottom w:val="none" w:sz="0" w:space="0" w:color="auto"/>
        <w:right w:val="none" w:sz="0" w:space="0" w:color="auto"/>
      </w:divBdr>
    </w:div>
    <w:div w:id="2114932756">
      <w:bodyDiv w:val="1"/>
      <w:marLeft w:val="0"/>
      <w:marRight w:val="0"/>
      <w:marTop w:val="0"/>
      <w:marBottom w:val="0"/>
      <w:divBdr>
        <w:top w:val="none" w:sz="0" w:space="0" w:color="auto"/>
        <w:left w:val="none" w:sz="0" w:space="0" w:color="auto"/>
        <w:bottom w:val="none" w:sz="0" w:space="0" w:color="auto"/>
        <w:right w:val="none" w:sz="0" w:space="0" w:color="auto"/>
      </w:divBdr>
    </w:div>
    <w:div w:id="2115780232">
      <w:bodyDiv w:val="1"/>
      <w:marLeft w:val="0"/>
      <w:marRight w:val="0"/>
      <w:marTop w:val="0"/>
      <w:marBottom w:val="0"/>
      <w:divBdr>
        <w:top w:val="none" w:sz="0" w:space="0" w:color="auto"/>
        <w:left w:val="none" w:sz="0" w:space="0" w:color="auto"/>
        <w:bottom w:val="none" w:sz="0" w:space="0" w:color="auto"/>
        <w:right w:val="none" w:sz="0" w:space="0" w:color="auto"/>
      </w:divBdr>
    </w:div>
    <w:div w:id="2120100411">
      <w:bodyDiv w:val="1"/>
      <w:marLeft w:val="0"/>
      <w:marRight w:val="0"/>
      <w:marTop w:val="0"/>
      <w:marBottom w:val="0"/>
      <w:divBdr>
        <w:top w:val="none" w:sz="0" w:space="0" w:color="auto"/>
        <w:left w:val="none" w:sz="0" w:space="0" w:color="auto"/>
        <w:bottom w:val="none" w:sz="0" w:space="0" w:color="auto"/>
        <w:right w:val="none" w:sz="0" w:space="0" w:color="auto"/>
      </w:divBdr>
    </w:div>
    <w:div w:id="2122604973">
      <w:bodyDiv w:val="1"/>
      <w:marLeft w:val="0"/>
      <w:marRight w:val="0"/>
      <w:marTop w:val="0"/>
      <w:marBottom w:val="0"/>
      <w:divBdr>
        <w:top w:val="none" w:sz="0" w:space="0" w:color="auto"/>
        <w:left w:val="none" w:sz="0" w:space="0" w:color="auto"/>
        <w:bottom w:val="none" w:sz="0" w:space="0" w:color="auto"/>
        <w:right w:val="none" w:sz="0" w:space="0" w:color="auto"/>
      </w:divBdr>
    </w:div>
    <w:div w:id="2126271313">
      <w:bodyDiv w:val="1"/>
      <w:marLeft w:val="0"/>
      <w:marRight w:val="0"/>
      <w:marTop w:val="0"/>
      <w:marBottom w:val="0"/>
      <w:divBdr>
        <w:top w:val="none" w:sz="0" w:space="0" w:color="auto"/>
        <w:left w:val="none" w:sz="0" w:space="0" w:color="auto"/>
        <w:bottom w:val="none" w:sz="0" w:space="0" w:color="auto"/>
        <w:right w:val="none" w:sz="0" w:space="0" w:color="auto"/>
      </w:divBdr>
    </w:div>
    <w:div w:id="2128161013">
      <w:bodyDiv w:val="1"/>
      <w:marLeft w:val="0"/>
      <w:marRight w:val="0"/>
      <w:marTop w:val="0"/>
      <w:marBottom w:val="0"/>
      <w:divBdr>
        <w:top w:val="none" w:sz="0" w:space="0" w:color="auto"/>
        <w:left w:val="none" w:sz="0" w:space="0" w:color="auto"/>
        <w:bottom w:val="none" w:sz="0" w:space="0" w:color="auto"/>
        <w:right w:val="none" w:sz="0" w:space="0" w:color="auto"/>
      </w:divBdr>
    </w:div>
    <w:div w:id="2129004976">
      <w:bodyDiv w:val="1"/>
      <w:marLeft w:val="0"/>
      <w:marRight w:val="0"/>
      <w:marTop w:val="0"/>
      <w:marBottom w:val="0"/>
      <w:divBdr>
        <w:top w:val="none" w:sz="0" w:space="0" w:color="auto"/>
        <w:left w:val="none" w:sz="0" w:space="0" w:color="auto"/>
        <w:bottom w:val="none" w:sz="0" w:space="0" w:color="auto"/>
        <w:right w:val="none" w:sz="0" w:space="0" w:color="auto"/>
      </w:divBdr>
    </w:div>
    <w:div w:id="21419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Ans03</b:Tag>
    <b:SourceType>JournalArticle</b:SourceType>
    <b:Guid>{A2624E52-DD0E-8544-9682-8136687E0AD0}</b:Guid>
    <b:Title>Why is There so Little Money in U.S. Politics?</b:Title>
    <b:Year>2003</b:Year>
    <b:JournalName>Journal of Economic Perspectives</b:JournalName>
    <b:Pages>105-130</b:Pages>
    <b:Author>
      <b:Author>
        <b:NameList>
          <b:Person>
            <b:Last>Ansolabehere</b:Last>
            <b:First>Stephen</b:First>
          </b:Person>
          <b:Person>
            <b:Last>de Figueiredo</b:Last>
            <b:Middle>M.</b:Middle>
            <b:First>John</b:First>
          </b:Person>
          <b:Person>
            <b:Last>Snyder Jr.</b:Last>
            <b:Middle>M.</b:Middle>
            <b:First>James</b:First>
          </b:Person>
        </b:NameList>
      </b:Author>
    </b:Author>
    <b:RefOrder>6</b:RefOrder>
  </b:Source>
  <b:Source>
    <b:Tag>Hal14</b:Tag>
    <b:SourceType>DocumentFromInternetSite</b:SourceType>
    <b:Guid>{F16D413E-313D-5C48-A72A-E636994C34D0}</b:Guid>
    <b:Title>How The Public Funding of Elections Increases Candidate Polarization</b:Title>
    <b:Year>2014</b:Year>
    <b:Author>
      <b:Author>
        <b:NameList>
          <b:Person>
            <b:Last>Hall</b:Last>
            <b:Middle>B.</b:Middle>
            <b:First>Andrew</b:First>
          </b:Person>
        </b:NameList>
      </b:Author>
    </b:Author>
    <b:ConferenceName>Southern Political Science Association</b:ConferenceName>
    <b:InternetSiteTitle>andrewbenjaminhall.com</b:InternetSiteTitle>
    <b:URL>http://www.ifs.org/wp-content/uploads/2014/07/Hall-2014-Tax-Financing-And-Polarization.pdf</b:URL>
    <b:Month>January</b:Month>
    <b:Day>13</b:Day>
    <b:RefOrder>7</b:RefOrder>
  </b:Source>
  <b:Source>
    <b:Tag>Bru05</b:Tag>
    <b:SourceType>JournalArticle</b:SourceType>
    <b:Guid>{C9EE8F92-2924-3443-A42D-F9C39BA63119}</b:Guid>
    <b:Title>The Relationship Between Political Parties and Interest Groups: Explaining Patterns of PAC Contributions to Candidates for Congress</b:Title>
    <b:Year>2005</b:Year>
    <b:Author>
      <b:Author>
        <b:NameList>
          <b:Person>
            <b:Last>Brunell</b:Last>
            <b:Middle>L.</b:Middle>
            <b:First>Thomas</b:First>
          </b:Person>
        </b:NameList>
      </b:Author>
    </b:Author>
    <b:JournalName>Political Research Quarterly</b:JournalName>
    <b:Pages>681-688</b:Pages>
    <b:RefOrder>8</b:RefOrder>
  </b:Source>
  <b:Source>
    <b:Tag>Lan86</b:Tag>
    <b:SourceType>JournalArticle</b:SourceType>
    <b:Guid>{97178ABF-54AA-5740-991E-F993C6935B09}</b:Guid>
    <b:Title>Money and Access: Some Empirical Evidence</b:Title>
    <b:JournalName>The Journal of Politics</b:JournalName>
    <b:Year>1986</b:Year>
    <b:Pages>1052-1062</b:Pages>
    <b:Author>
      <b:Author>
        <b:NameList>
          <b:Person>
            <b:Last>Langbein</b:Last>
            <b:Middle>I.</b:Middle>
            <b:First>Laura</b:First>
          </b:Person>
        </b:NameList>
      </b:Author>
    </b:Author>
    <b:RefOrder>9</b:RefOrder>
  </b:Source>
  <b:Source>
    <b:Tag>Gor07</b:Tag>
    <b:SourceType>JournalArticle</b:SourceType>
    <b:Guid>{DEEE8D25-0D65-224A-85F5-9AD69BF797D9}</b:Guid>
    <b:Title>Consumption of Investment? On Motivations for Political Giving</b:Title>
    <b:JournalName>The Journal of Politics</b:JournalName>
    <b:Year>2007</b:Year>
    <b:Pages>1057-1072</b:Pages>
    <b:Author>
      <b:Author>
        <b:NameList>
          <b:Person>
            <b:Last>Gordon</b:Last>
            <b:Middle>C.</b:Middle>
            <b:First>Sanford</b:First>
          </b:Person>
          <b:Person>
            <b:Last>Hafer</b:Last>
            <b:First>Catherine</b:First>
          </b:Person>
          <b:Person>
            <b:Last>Landa</b:Last>
            <b:First>Dimitri</b:First>
          </b:Person>
        </b:NameList>
      </b:Author>
    </b:Author>
    <b:RefOrder>10</b:RefOrder>
  </b:Source>
  <b:Source>
    <b:Tag>Coa12</b:Tag>
    <b:SourceType>JournalArticle</b:SourceType>
    <b:Guid>{514ACE2E-F3E5-6746-A2DA-8CAB5395DA0C}</b:Guid>
    <b:Title>Corporate Politics, Governance, and Value Before and After Citizens United</b:Title>
    <b:JournalName>Journal of Empiral Legal Studies</b:JournalName>
    <b:Year>2012</b:Year>
    <b:Pages>657-696</b:Pages>
    <b:Author>
      <b:Author>
        <b:NameList>
          <b:Person>
            <b:Last>Coates IV</b:Last>
            <b:Middle>C.</b:Middle>
            <b:First>John</b:First>
          </b:Person>
        </b:NameList>
      </b:Author>
    </b:Author>
    <b:RefOrder>11</b:RefOrder>
  </b:Source>
  <b:Source>
    <b:Tag>Bar16</b:Tag>
    <b:SourceType>JournalArticle</b:SourceType>
    <b:Guid>{0040763E-B18A-B944-B80D-317248168D1C}</b:Guid>
    <b:Author>
      <b:Author>
        <b:NameList>
          <b:Person>
            <b:Last>Barber</b:Last>
            <b:First>Michael</b:First>
          </b:Person>
        </b:NameList>
      </b:Author>
    </b:Author>
    <b:Title>Donation Motivations: Testing Theories of Access and Ideology</b:Title>
    <b:JournalName>Political Research Quarterly</b:JournalName>
    <b:Year>2016</b:Year>
    <b:Pages>148-159</b:Pages>
    <b:RefOrder>12</b:RefOrder>
  </b:Source>
  <b:Source>
    <b:Tag>Kan11</b:Tag>
    <b:SourceType>JournalArticle</b:SourceType>
    <b:Guid>{ACCC1F88-5399-4A43-A203-C1293C7AF57A}</b:Guid>
    <b:Title>After Citizens United</b:Title>
    <b:JournalName>Indiana Law Review</b:JournalName>
    <b:Year>2011</b:Year>
    <b:Pages>243-254</b:Pages>
    <b:Author>
      <b:Author>
        <b:NameList>
          <b:Person>
            <b:Last>Kang</b:Last>
            <b:Middle>S.</b:Middle>
            <b:First>Michael</b:First>
          </b:Person>
        </b:NameList>
      </b:Author>
    </b:Author>
    <b:RefOrder>13</b:RefOrder>
  </b:Source>
  <b:Source>
    <b:Tag>Eps11</b:Tag>
    <b:SourceType>JournalArticle</b:SourceType>
    <b:Guid>{DC7D8490-184C-A742-A42B-D68E63F951D8}</b:Guid>
    <b:Title>Citizens United v. FEC: The Constitutional Right That Big Corporations Should Have But Do Not Want</b:Title>
    <b:JournalName>Harvard Journal of Law &amp; Public Policy</b:JournalName>
    <b:Year>2011</b:Year>
    <b:Pages>639-662</b:Pages>
    <b:Author>
      <b:Author>
        <b:NameList>
          <b:Person>
            <b:Last>Epstein</b:Last>
            <b:Middle>A.</b:Middle>
            <b:First>Richard</b:First>
          </b:Person>
        </b:NameList>
      </b:Author>
    </b:Author>
    <b:RefOrder>14</b:RefOrder>
  </b:Source>
  <b:Source>
    <b:Tag>Bri10</b:Tag>
    <b:SourceType>JournalArticle</b:SourceType>
    <b:Guid>{9F58CDF1-4D68-E04B-A234-A06352AC3A6F}</b:Guid>
    <b:Author>
      <b:Author>
        <b:NameList>
          <b:Person>
            <b:Last>Briffault</b:Last>
            <b:First>Richard</b:First>
          </b:Person>
        </b:NameList>
      </b:Author>
    </b:Author>
    <b:Title>Corporations, Corruption, and Complexity: Campaign Finance After Citizens United</b:Title>
    <b:JournalName>Cornell Journal of Law and Public Policy</b:JournalName>
    <b:Year>2010</b:Year>
    <b:Pages>643-672</b:Pages>
    <b:RefOrder>15</b:RefOrder>
  </b:Source>
  <b:Source>
    <b:Tag>Ger14</b:Tag>
    <b:SourceType>JournalArticle</b:SourceType>
    <b:Guid>{D9A3853A-E931-1443-883B-A19630CF3412}</b:Guid>
    <b:Title>The Real Problem with Citizens United: Campaign Finance, Dark Money, and Shadow Parties</b:Title>
    <b:JournalName>Marquette Law Review</b:JournalName>
    <b:Year>2014</b:Year>
    <b:Pages>903-924</b:Pages>
    <b:Author>
      <b:Author>
        <b:NameList>
          <b:Person>
            <b:Last>Gerken</b:Last>
            <b:Middle>K.</b:Middle>
            <b:First>Heather</b:First>
          </b:Person>
        </b:NameList>
      </b:Author>
    </b:Author>
    <b:RefOrder>16</b:RefOrder>
  </b:Source>
  <b:Source>
    <b:Tag>Has11</b:Tag>
    <b:SourceType>JournalArticle</b:SourceType>
    <b:Guid>{AD1D57ED-0E31-ED45-B046-776F6355A416}</b:Guid>
    <b:Title>"Citizens United" and the Illusion of Coherence</b:Title>
    <b:JournalName>Michigan Law Review</b:JournalName>
    <b:Year>2011</b:Year>
    <b:Pages>581-623</b:Pages>
    <b:Author>
      <b:Author>
        <b:NameList>
          <b:Person>
            <b:Last>Hasen</b:Last>
            <b:Middle>L.</b:Middle>
            <b:First>Richard</b:First>
          </b:Person>
        </b:NameList>
      </b:Author>
    </b:Author>
    <b:RefOrder>17</b:RefOrder>
  </b:Source>
  <b:Source>
    <b:Tag>LaR14</b:Tag>
    <b:SourceType>JournalArticle</b:SourceType>
    <b:Guid>{26D3D1EF-3BC2-4845-943C-E19493739A52}</b:Guid>
    <b:Title>The efects of campaign finance spending bans on electoral outcomes: Evidence from the states about the potential impact of Citizens United v. FEC</b:Title>
    <b:JournalName>Electoral Studies</b:JournalName>
    <b:Year>2014</b:Year>
    <b:Pages>102-114</b:Pages>
    <b:Author>
      <b:Author>
        <b:NameList>
          <b:Person>
            <b:Last>La Raja</b:Last>
            <b:Middle>J.</b:Middle>
            <b:First>Raymond</b:First>
          </b:Person>
          <b:Person>
            <b:Last>Schaffner</b:Last>
            <b:Middle>F.</b:Middle>
            <b:First>Brian</b:First>
          </b:Person>
        </b:NameList>
      </b:Author>
    </b:Author>
    <b:RefOrder>18</b:RefOrder>
  </b:Source>
  <b:Source>
    <b:Tag>Fra</b:Tag>
    <b:SourceType>JournalArticle</b:SourceType>
    <b:Guid>{B5BC83D8-4355-D649-9DD9-08AEFF906824}</b:Guid>
    <b:Title>The Citizens United Election? Or Same As It Ever Was?</b:Title>
    <b:Author>
      <b:Author>
        <b:NameList>
          <b:Person>
            <b:Last>Franz</b:Last>
            <b:Middle>M.</b:Middle>
            <b:First>Michael</b:First>
          </b:Person>
        </b:NameList>
      </b:Author>
    </b:Author>
    <b:JournalName>The Forum: A Journal of Applied Research in Contemporary Politics</b:JournalName>
    <b:Year>2011</b:Year>
    <b:RefOrder>69</b:RefOrder>
  </b:Source>
  <b:Source>
    <b:Tag>Han15</b:Tag>
    <b:SourceType>JournalArticle</b:SourceType>
    <b:Guid>{B16CD081-A396-144E-AC06-381CD13BFA8B}</b:Guid>
    <b:Title>The Effects of Citizens United on Corporate Spending in the 2012 Presidential Election</b:Title>
    <b:JournalName>The Journal of Politics</b:JournalName>
    <b:Year>2015</b:Year>
    <b:Pages>535-545</b:Pages>
    <b:Author>
      <b:Author>
        <b:NameList>
          <b:Person>
            <b:Last>Hansen</b:Last>
            <b:Middle>L.</b:Middle>
            <b:First>Wendy</b:First>
          </b:Person>
          <b:Person>
            <b:Last>Rocca</b:Last>
            <b:Middle>S.</b:Middle>
            <b:First>Michael</b:First>
          </b:Person>
          <b:Person>
            <b:Last>Ortiz</b:Last>
            <b:Middle>Leigh</b:Middle>
            <b:First>Brittany</b:First>
          </b:Person>
        </b:NameList>
      </b:Author>
    </b:Author>
    <b:RefOrder>70</b:RefOrder>
  </b:Source>
  <b:Source>
    <b:Tag>Dub12</b:Tag>
    <b:SourceType>DocumentFromInternetSite</b:SourceType>
    <b:Guid>{CD3337AF-3830-DD42-B8E2-CFE442F6894E}</b:Guid>
    <b:Title>How Much Does Campaign Spending Influence the Election? A Freakonomics Quorum</b:Title>
    <b:InternetSiteTitle>Freakonomics</b:InternetSiteTitle>
    <b:URL>http://freakonomics.com/2012/01/17/how-much-does-campaign-spending-influence-the-election-a-freakonomics-quorum/</b:URL>
    <b:Year>2012</b:Year>
    <b:Month>January</b:Month>
    <b:Day>17</b:Day>
    <b:Author>
      <b:Author>
        <b:NameList>
          <b:Person>
            <b:Last>Dubner</b:Last>
            <b:Middle>J.</b:Middle>
            <b:First>Stephen</b:First>
          </b:Person>
        </b:NameList>
      </b:Author>
    </b:Author>
    <b:RefOrder>71</b:RefOrder>
  </b:Source>
  <b:Source>
    <b:Tag>Smi12</b:Tag>
    <b:SourceType>JournalArticle</b:SourceType>
    <b:Guid>{0BEC5816-DD78-0C43-BB88-4765928812CA}</b:Guid>
    <b:Title>Super PACs and the Role of "Coordination" In Campaign Finance Law</b:Title>
    <b:Year>2012</b:Year>
    <b:Author>
      <b:Author>
        <b:NameList>
          <b:Person>
            <b:Last>Smith</b:Last>
            <b:Middle>A.</b:Middle>
            <b:First>Bradley</b:First>
          </b:Person>
        </b:NameList>
      </b:Author>
    </b:Author>
    <b:JournalName>Willamette Law Review</b:JournalName>
    <b:Pages>603-636</b:Pages>
    <b:RefOrder>72</b:RefOrder>
  </b:Source>
  <b:Source>
    <b:Tag>Bai12</b:Tag>
    <b:SourceType>DocumentFromInternetSite</b:SourceType>
    <b:Guid>{5CEF4987-85EC-AE43-A015-188A2B53A314}</b:Guid>
    <b:Title>How Much Has Citizens United Changed the Political Game?</b:Title>
    <b:Year>2012</b:Year>
    <b:Author>
      <b:Author>
        <b:NameList>
          <b:Person>
            <b:Last>Bai</b:Last>
            <b:First>Matt</b:First>
          </b:Person>
        </b:NameList>
      </b:Author>
    </b:Author>
    <b:PeriodicalTitle>The New York Times Magazine</b:PeriodicalTitle>
    <b:Month>July</b:Month>
    <b:Day>12</b:Day>
    <b:InternetSiteTitle>The New York Times Magazine</b:InternetSiteTitle>
    <b:URL>http://www.nytimes.com/2012/07/22/magazine/how-much-has-citizens-united-changed-the-political-game.html</b:URL>
    <b:RefOrder>73</b:RefOrder>
  </b:Source>
  <b:Source>
    <b:Tag>Vic16</b:Tag>
    <b:SourceType>DocumentFromInternetSite</b:SourceType>
    <b:Guid>{7BEDCED5-7E06-784F-A1AB-4BFA5F776C80}</b:Guid>
    <b:Author>
      <b:Author>
        <b:NameList>
          <b:Person>
            <b:Last>Victor</b:Last>
            <b:First>Jennifer</b:First>
          </b:Person>
        </b:NameList>
      </b:Author>
    </b:Author>
    <b:Title>Campaign money in 2016 has become meaningless</b:Title>
    <b:Year>2016</b:Year>
    <b:InternetSiteTitle>Vox</b:InternetSiteTitle>
    <b:URL>https://www.vox.com/mischiefs-of-faction/2016/5/25/11765538/campaign-money-meaningless</b:URL>
    <b:Month>May</b:Month>
    <b:Day>25</b:Day>
    <b:RefOrder>74</b:RefOrder>
  </b:Source>
  <b:Source>
    <b:Tag>Chr15</b:Tag>
    <b:SourceType>JournalArticle</b:SourceType>
    <b:Guid>{CA396EF9-349B-444B-AB45-C2D3EB718C8B}</b:Guid>
    <b:Title>An Opening for Quid Pro Quo Corruption: Issue Advertising in Wisconsin Judicial Races before and after Citizens United</b:Title>
    <b:JournalName>Journal of Appellate Practice and Process</b:JournalName>
    <b:Year>2015</b:Year>
    <b:Pages>305-322</b:Pages>
    <b:Author>
      <b:Author>
        <b:NameList>
          <b:Person>
            <b:Last>Christopher</b:Last>
            <b:First>Terry</b:First>
          </b:Person>
          <b:Person>
            <b:Last>Bard</b:Last>
            <b:Middle>T.</b:Middle>
            <b:First>Mitchell</b:First>
          </b:Person>
        </b:NameList>
      </b:Author>
    </b:Author>
    <b:RefOrder>75</b:RefOrder>
  </b:Source>
  <b:Source>
    <b:Tag>Sid12</b:Tag>
    <b:SourceType>DocumentFromInternetSite</b:SourceType>
    <b:Guid>{42971939-CF86-2545-9347-FFAD527434E8}</b:Guid>
    <b:Author>
      <b:Author>
        <b:NameList>
          <b:Person>
            <b:Last>Sides</b:Last>
            <b:First>John</b:First>
          </b:Person>
        </b:NameList>
      </b:Author>
    </b:Author>
    <b:Title>Why Money Still Matters</b:Title>
    <b:InternetSiteTitle>The Monkey Cage</b:InternetSiteTitle>
    <b:URL>http://themonkeycage.org/2012/11/why-money-still-matters/</b:URL>
    <b:Year>2012</b:Year>
    <b:Month>November</b:Month>
    <b:Day>14</b:Day>
    <b:RefOrder>76</b:RefOrder>
  </b:Source>
  <b:Source>
    <b:Tag>Pro161</b:Tag>
    <b:SourceType>DocumentFromInternetSite</b:SourceType>
    <b:Guid>{24C29A45-8703-F347-A932-7206D5BB5D55}</b:Guid>
    <b:Title>Bernie Sander's remarkable small-dollar fundraising should scare Hillary Clinton</b:Title>
    <b:Year>2016</b:Year>
    <b:Author>
      <b:Author>
        <b:NameList>
          <b:Person>
            <b:Last>Prokop</b:Last>
            <b:First>Andrew</b:First>
          </b:Person>
        </b:NameList>
      </b:Author>
    </b:Author>
    <b:InternetSiteTitle>Vox</b:InternetSiteTitle>
    <b:URL>https://www.vox.com/2016/2/11/10963902/bernie-sanders-fundraising</b:URL>
    <b:Month>February</b:Month>
    <b:Day>11</b:Day>
    <b:RefOrder>1</b:RefOrder>
  </b:Source>
  <b:Source>
    <b:Tag>Ste171</b:Tag>
    <b:SourceType>DocumentFromInternetSite</b:SourceType>
    <b:Guid>{121A4A48-5085-1643-994E-07890D759AC7}</b:Guid>
    <b:Title>The Inside Story of How Bernie Sanders Became the Greatest Online Fundraiser in Political History</b:Title>
    <b:InternetSiteTitle>HuffPost</b:InternetSiteTitle>
    <b:URL>https://www.huffingtonpost.com/entry/bernie-sanders-fundraising_us_59527587e4b02734df2d92c1</b:URL>
    <b:Year>2017</b:Year>
    <b:Month>June</b:Month>
    <b:Day>28</b:Day>
    <b:Author>
      <b:Author>
        <b:NameList>
          <b:Person>
            <b:Last>Stein</b:Last>
            <b:First>Sam</b:First>
          </b:Person>
          <b:Person>
            <b:Last>Cherkis</b:Last>
            <b:First>Jason</b:First>
          </b:Person>
        </b:NameList>
      </b:Author>
    </b:Author>
    <b:RefOrder>4</b:RefOrder>
  </b:Source>
  <b:Source>
    <b:Tag>Vog16</b:Tag>
    <b:SourceType>DocumentFromInternetSite</b:SourceType>
    <b:Guid>{B98CE7AF-2C48-0B45-AB1D-868105468D3A}</b:Guid>
    <b:Title>How Bernie bulk a fundraising juggernaut</b:Title>
    <b:InternetSiteTitle>Politico</b:InternetSiteTitle>
    <b:URL>https://www.politico.com/story/2016/02/bernie-sanders-fundraising-219112</b:URL>
    <b:Year>2016</b:Year>
    <b:Month>February</b:Month>
    <b:Day>10</b:Day>
    <b:Author>
      <b:Author>
        <b:NameList>
          <b:Person>
            <b:Last>Vogel</b:Last>
            <b:First>Kenneth</b:First>
            <b:Middle>P.</b:Middle>
          </b:Person>
        </b:NameList>
      </b:Author>
    </b:Author>
    <b:RefOrder>5</b:RefOrder>
  </b:Source>
  <b:Source>
    <b:Tag>She171</b:Tag>
    <b:SourceType>DocumentFromInternetSite</b:SourceType>
    <b:Guid>{3AB68A3D-CAB5-8A4D-ABCC-B1E680368452}</b:Guid>
    <b:Author>
      <b:Author>
        <b:NameList>
          <b:Person>
            <b:Last>Sherfinski</b:Last>
            <b:First>David</b:First>
          </b:Person>
        </b:NameList>
      </b:Author>
    </b:Author>
    <b:Title>Trump smashes Obama's small-dollar fundraising pace, bests Clinton, Sanders combined</b:Title>
    <b:InternetSiteTitle>The Washington Times</b:InternetSiteTitle>
    <b:URL>https://www.washingtontimes.com/news/2017/feb/21/trump-smashes-obamas-small-donor-fundraising-pace/</b:URL>
    <b:Year>2017</b:Year>
    <b:Month>February</b:Month>
    <b:Day>21</b:Day>
    <b:RefOrder>3</b:RefOrder>
  </b:Source>
  <b:Source>
    <b:Tag>For162</b:Tag>
    <b:SourceType>DocumentFromInternetSite</b:SourceType>
    <b:Guid>{FBC211C0-6608-7F46-B40D-1C9C4112ABC5}</b:Guid>
    <b:Title>Bernie Sanders's Big Money</b:Title>
    <b:InternetSiteTitle>The Atlantic</b:InternetSiteTitle>
    <b:URL>https://www.theatlantic.com/politics/archive/2016/03/bernie-sanders-fundraising/471648/</b:URL>
    <b:Year>2016</b:Year>
    <b:Month>March</b:Month>
    <b:Day>1</b:Day>
    <b:Author>
      <b:Author>
        <b:NameList>
          <b:Person>
            <b:Last>Foran</b:Last>
            <b:First>Clare</b:First>
          </b:Person>
        </b:NameList>
      </b:Author>
    </b:Author>
    <b:RefOrder>2</b:RefOrder>
  </b:Source>
  <b:Source>
    <b:Tag>Val11</b:Tag>
    <b:SourceType>JournalArticle</b:SourceType>
    <b:Guid>{35EFD586-CCA0-564D-91B6-CAF50B5C2B1B}</b:Guid>
    <b:Title>Social Networks that Matter: Exploring the Role of Political Discussion for Online Political Participation</b:Title>
    <b:JournalName>International Journal of Public Opinion Research</b:JournalName>
    <b:Year>2011</b:Year>
    <b:Pages>163-184</b:Pages>
    <b:Author>
      <b:Author>
        <b:NameList>
          <b:Person>
            <b:Last>Valenzuela  </b:Last>
            <b:First>Sebastián </b:First>
          </b:Person>
          <b:Person>
            <b:Last>Kim</b:Last>
            <b:First>Yonghwan</b:First>
          </b:Person>
          <b:Person>
            <b:Last>Gil de Zúñiga</b:Last>
            <b:First>Homero</b:First>
          </b:Person>
        </b:NameList>
      </b:Author>
    </b:Author>
    <b:RefOrder>77</b:RefOrder>
  </b:Source>
  <b:Source>
    <b:Tag>Gil09</b:Tag>
    <b:SourceType>JournalArticle</b:SourceType>
    <b:Guid>{F551C874-AF8C-0847-AF91-8F5524F2E624}</b:Guid>
    <b:Title>Weblogs, traditional sources online and political participation: an assessment of how the internet is changing the political environment</b:Title>
    <b:JournalName>New Media &amp; Society</b:JournalName>
    <b:Year>2009</b:Year>
    <b:Pages>553-574</b:Pages>
    <b:Author>
      <b:Author>
        <b:NameList>
          <b:Person>
            <b:Last>Gil de Zúñiga</b:Last>
            <b:First>Homero</b:First>
          </b:Person>
          <b:Person>
            <b:Last>Puig-I-Abril</b:Last>
            <b:First>Eulàlia</b:First>
          </b:Person>
          <b:Person>
            <b:Last>Rojas</b:Last>
            <b:First>Hernando</b:First>
          </b:Person>
        </b:NameList>
      </b:Author>
    </b:Author>
    <b:RefOrder>78</b:RefOrder>
  </b:Source>
  <b:Source>
    <b:Tag>diG06</b:Tag>
    <b:SourceType>JournalArticle</b:SourceType>
    <b:Guid>{460BC3FA-B4C7-E049-8A6A-306BA53071B6}</b:Guid>
    <b:Title>The Internet and the Public: Online and Offline Political Participation in the United Kingdom</b:Title>
    <b:JournalName>Parliamentary Affairs</b:JournalName>
    <b:Year>2006</b:Year>
    <b:Pages>299-313</b:Pages>
    <b:Author>
      <b:Author>
        <b:NameList>
          <b:Person>
            <b:Last>di Gennaro</b:Last>
            <b:First>Corinna</b:First>
          </b:Person>
          <b:Person>
            <b:Last>Dutton</b:Last>
            <b:First>William</b:First>
          </b:Person>
        </b:NameList>
      </b:Author>
    </b:Author>
    <b:RefOrder>79</b:RefOrder>
  </b:Source>
  <b:Source>
    <b:Tag>Gal10</b:Tag>
    <b:SourceType>JournalArticle</b:SourceType>
    <b:Guid>{1E5C7726-FF90-FD4F-BBC8-0787C34484C7}</b:Guid>
    <b:Title>Online Political Participation in Spain: The Impact of Traditional and Internet Resources</b:Title>
    <b:JournalName>Journal of Information Technology &amp; Politics</b:JournalName>
    <b:Year>2010</b:Year>
    <b:Pages>356-368</b:Pages>
    <b:Author>
      <b:Author>
        <b:NameList>
          <b:Person>
            <b:Last>Gallego</b:Last>
            <b:First>Aina</b:First>
          </b:Person>
          <b:Person>
            <b:Last>Cantijoch</b:Last>
            <b:First>Marta</b:First>
          </b:Person>
        </b:NameList>
      </b:Author>
    </b:Author>
    <b:RefOrder>80</b:RefOrder>
  </b:Source>
  <b:Source>
    <b:Tag>Ves12</b:Tag>
    <b:SourceType>JournalArticle</b:SourceType>
    <b:Guid>{F8F6AC3C-6C78-A841-BBC0-59D0589FCD51}</b:Guid>
    <b:Title>Political participation and web 2.0 in Europe: A case study of Facebook</b:Title>
    <b:JournalName>Public Relations Review</b:JournalName>
    <b:Year>2012</b:Year>
    <b:Pages>466-470</b:Pages>
    <b:Author>
      <b:Author>
        <b:NameList>
          <b:Person>
            <b:Last>Vesnic-Alujevic</b:Last>
            <b:First>Lucia</b:First>
          </b:Person>
        </b:NameList>
      </b:Author>
    </b:Author>
    <b:RefOrder>81</b:RefOrder>
  </b:Source>
  <b:Source>
    <b:Tag>Kru02</b:Tag>
    <b:SourceType>JournalArticle</b:SourceType>
    <b:Guid>{3C0A4A95-7B03-A54B-807A-EBE34C4A6D2E}</b:Guid>
    <b:Title>Assessing the Potential of Internet Political Participation in the United States</b:Title>
    <b:JournalName>American Politics Research</b:JournalName>
    <b:Year>2002</b:Year>
    <b:Pages>476-498</b:Pages>
    <b:Author>
      <b:Author>
        <b:NameList>
          <b:Person>
            <b:Last>Krueger</b:Last>
            <b:Middle>S.</b:Middle>
            <b:First>Brian</b:First>
          </b:Person>
        </b:NameList>
      </b:Author>
    </b:Author>
    <b:RefOrder>82</b:RefOrder>
  </b:Source>
  <b:Source>
    <b:Tag>Jos18</b:Tag>
    <b:SourceType>JournalArticle</b:SourceType>
    <b:Guid>{B4B24116-AC57-E649-93B7-55C126641F42}</b:Guid>
    <b:Title>How Social Media Facilitates Political Protest: Information, Motivation, and Social Networks</b:Title>
    <b:Year>2018</b:Year>
    <b:Author>
      <b:Author>
        <b:NameList>
          <b:Person>
            <b:Last>Jost</b:Last>
            <b:Middle>T</b:Middle>
            <b:First>John</b:First>
          </b:Person>
          <b:Person>
            <b:Last>Barberá</b:Last>
            <b:First>Pablo</b:First>
          </b:Person>
          <b:Person>
            <b:Last>Bonneau</b:Last>
            <b:First>Richard</b:First>
          </b:Person>
          <b:Person>
            <b:Last>Langer</b:Last>
            <b:First>Melanie</b:First>
          </b:Person>
          <b:Person>
            <b:Last>Metzger</b:Last>
            <b:First>Megan</b:First>
          </b:Person>
          <b:Person>
            <b:Last>Nagler</b:Last>
            <b:First>Jonathan</b:First>
          </b:Person>
          <b:Person>
            <b:Last>Sterling</b:Last>
            <b:First>Joanna</b:First>
          </b:Person>
          <b:Person>
            <b:Last>Tucker</b:Last>
            <b:Middle>A.</b:Middle>
            <b:First>Joshua</b:First>
          </b:Person>
        </b:NameList>
      </b:Author>
    </b:Author>
    <b:JournalName>Political Psychology</b:JournalName>
    <b:Pages>85-118</b:Pages>
    <b:RefOrder>19</b:RefOrder>
  </b:Source>
  <b:Source>
    <b:Tag>Cog11</b:Tag>
    <b:SourceType>JournalArticle</b:SourceType>
    <b:Guid>{17607FB3-56A3-FF4C-8AE5-67EA8A67CDED}</b:Guid>
    <b:Title>From Networked Nominee to Networked Nation: Examining the Impact of Web 2.0 and Social Media on Political Participation and Civic Engagement in the 2008 Obama Campaign</b:Title>
    <b:JournalName>Journal of Political Marketing</b:JournalName>
    <b:Year>2011</b:Year>
    <b:Pages>189-213</b:Pages>
    <b:Author>
      <b:Author>
        <b:NameList>
          <b:Person>
            <b:Last>Cogburn</b:Last>
            <b:Middle>L.</b:Middle>
            <b:First>Derrick</b:First>
          </b:Person>
          <b:Person>
            <b:Last>Espinoza-Vasquez</b:Last>
            <b:Middle>K.</b:Middle>
            <b:First>Fatima</b:First>
          </b:Person>
        </b:NameList>
      </b:Author>
    </b:Author>
    <b:RefOrder>20</b:RefOrder>
  </b:Source>
  <b:Source>
    <b:Tag>Lev10</b:Tag>
    <b:SourceType>JournalArticle</b:SourceType>
    <b:Guid>{A0387F66-38B3-1347-9A6F-DC3E8DC26B68}</b:Guid>
    <b:Author>
      <b:Author>
        <b:NameList>
          <b:Person>
            <b:Last>Levenshus</b:Last>
            <b:First>Abbey</b:First>
          </b:Person>
        </b:NameList>
      </b:Author>
    </b:Author>
    <b:Title>Online Relationship Management in a Presidential Campaign: A Case Study of the Obama Campaign's Management of Its Internet-Integrated Grassroots Effort</b:Title>
    <b:JournalName>Journal of Public Relations Research</b:JournalName>
    <b:Year>2010</b:Year>
    <b:Pages>313-335</b:Pages>
    <b:RefOrder>21</b:RefOrder>
  </b:Source>
  <b:Source>
    <b:Tag>Gil12</b:Tag>
    <b:SourceType>JournalArticle</b:SourceType>
    <b:Guid>{B3C351CA-41DC-E54C-B3BC-0DD88148107E}</b:Guid>
    <b:Title>Social Media Use for News and Individuals' Social Capital, Civic Engagement and Political Participation</b:Title>
    <b:JournalName>Journal of Computer-Mediated Communication</b:JournalName>
    <b:Year>2012</b:Year>
    <b:Pages>319-336</b:Pages>
    <b:Author>
      <b:Author>
        <b:NameList>
          <b:Person>
            <b:Last>Gil de Zúñiga</b:Last>
            <b:First>Homero</b:First>
          </b:Person>
          <b:Person>
            <b:Last>Jung</b:Last>
            <b:First>Nakwon</b:First>
          </b:Person>
          <b:Person>
            <b:Last>Valenzuela</b:Last>
            <b:First>Sebastián</b:First>
          </b:Person>
        </b:NameList>
      </b:Author>
    </b:Author>
    <b:RefOrder>83</b:RefOrder>
  </b:Source>
  <b:Source>
    <b:Tag>Har05</b:Tag>
    <b:SourceType>JournalArticle</b:SourceType>
    <b:Guid>{C198FBD9-2BBF-0949-8DA2-EA9977401EAC}</b:Guid>
    <b:Author>
      <b:Author>
        <b:NameList>
          <b:Person>
            <b:Last>Hardina</b:Last>
            <b:First>Donna</b:First>
          </b:Person>
        </b:NameList>
      </b:Author>
    </b:Author>
    <b:Title>Using the Web to Teach Power Analysis</b:Title>
    <b:JournalName>The Social Policy Journal</b:JournalName>
    <b:Year>2005</b:Year>
    <b:Pages>51-68</b:Pages>
    <b:RefOrder>84</b:RefOrder>
  </b:Source>
  <b:Source>
    <b:Tag>Wil05</b:Tag>
    <b:SourceType>JournalArticle</b:SourceType>
    <b:Guid>{A74AE579-EB39-7C48-A269-80620DA63B51}</b:Guid>
    <b:Title>Blogging and Hyperlinking: use of the Web to enhance viability during the 2004 US campaign</b:Title>
    <b:JournalName>Journalism Studies</b:JournalName>
    <b:Year>2005</b:Year>
    <b:Pages>177-186</b:Pages>
    <b:Author>
      <b:Author>
        <b:NameList>
          <b:Person>
            <b:Last>Williams</b:Last>
            <b:Middle>Paul</b:Middle>
            <b:First>Andrew</b:First>
          </b:Person>
          <b:Person>
            <b:Last>Trammell</b:Last>
            <b:Middle>D.</b:Middle>
            <b:First>Kaye</b:First>
          </b:Person>
          <b:Person>
            <b:Last>Postelnicu</b:Last>
            <b:First>Monica</b:First>
          </b:Person>
          <b:Person>
            <b:Last>Landreville</b:Last>
            <b:Middle>D.</b:Middle>
            <b:First>Kristen</b:First>
          </b:Person>
          <b:Person>
            <b:Last>Martin</b:Last>
            <b:Middle>D.</b:Middle>
            <b:First>Justin</b:First>
          </b:Person>
        </b:NameList>
      </b:Author>
    </b:Author>
    <b:RefOrder>85</b:RefOrder>
  </b:Source>
  <b:Source>
    <b:Tag>Con12</b:Tag>
    <b:SourceType>JournalArticle</b:SourceType>
    <b:Guid>{E3C14629-FB09-E54F-B76C-83D35A4D5DC4}</b:Guid>
    <b:Title>Partisan asymmetries in online political activity</b:Title>
    <b:JournalName>EPJ Data Science</b:JournalName>
    <b:Year>2012</b:Year>
    <b:Pages>1-6</b:Pages>
    <b:Author>
      <b:Author>
        <b:NameList>
          <b:Person>
            <b:Last>Conover</b:Last>
            <b:Middle>D.</b:Middle>
            <b:First>Michael</b:First>
          </b:Person>
          <b:Person>
            <b:Last>Gonçalves</b:Last>
            <b:First>Bruno</b:First>
          </b:Person>
          <b:Person>
            <b:Last>Flammini</b:Last>
            <b:First>Alessandro</b:First>
          </b:Person>
          <b:Person>
            <b:Last>Menczer</b:Last>
            <b:First>Filippo</b:First>
          </b:Person>
        </b:NameList>
      </b:Author>
    </b:Author>
    <b:RefOrder>86</b:RefOrder>
  </b:Source>
  <b:Source>
    <b:Tag>Car10</b:Tag>
    <b:SourceType>JournalArticle</b:SourceType>
    <b:Guid>{7FA97FE9-0CFA-7640-931A-5ADAA8CEEAEB}</b:Guid>
    <b:Title>The Obamachine: Technopolitics 2.0</b:Title>
    <b:JournalName>Journal of Information Technology &amp; Politics</b:JournalName>
    <b:Year>2010</b:Year>
    <b:Pages>216-225</b:Pages>
    <b:Author>
      <b:Author>
        <b:NameList>
          <b:Person>
            <b:Last>Carpenter</b:Last>
            <b:Middle>A.</b:Middle>
            <b:First>Cheris</b:First>
          </b:Person>
        </b:NameList>
      </b:Author>
    </b:Author>
    <b:RefOrder>87</b:RefOrder>
  </b:Source>
  <b:Source>
    <b:Tag>Mil09</b:Tag>
    <b:SourceType>JournalArticle</b:SourceType>
    <b:Guid>{9693ECFB-3E01-394A-AE84-336B2003E6EF}</b:Guid>
    <b:Author>
      <b:Author>
        <b:NameList>
          <b:Person>
            <b:Last>Miller</b:Last>
            <b:First>Bryan</b:First>
          </b:Person>
        </b:NameList>
      </b:Author>
    </b:Author>
    <b:Title>Community fundraising 2.0—the future of fundraising in a networked society?</b:Title>
    <b:JournalName>International Journal of Nonprofit and Voluntary Sector Marketing</b:JournalName>
    <b:Year>2009</b:Year>
    <b:Pages>365-370</b:Pages>
    <b:RefOrder>22</b:RefOrder>
  </b:Source>
  <b:Source>
    <b:Tag>Haz03</b:Tag>
    <b:SourceType>JournalArticle</b:SourceType>
    <b:Guid>{834A3BA6-BD08-D844-AE56-544B5C5A656C}</b:Guid>
    <b:Title>Online fundraising at ARL liberaries</b:Title>
    <b:Year>2003</b:Year>
    <b:Pages>8-15</b:Pages>
    <b:Author>
      <b:Author>
        <b:NameList>
          <b:Person>
            <b:Last>Hazard</b:Last>
            <b:Middle>L.</b:Middle>
            <b:First>Brenda</b:First>
          </b:Person>
        </b:NameList>
      </b:Author>
    </b:Author>
    <b:JournalName>The Journal of Academic Librarianship</b:JournalName>
    <b:RefOrder>23</b:RefOrder>
  </b:Source>
  <b:Source>
    <b:Tag>Rai15</b:Tag>
    <b:SourceType>JournalArticle</b:SourceType>
    <b:Guid>{FFDA3E28-0E05-3642-9D76-145052E2BE09}</b:Guid>
    <b:Title>Competitve Helping in Online Giving</b:Title>
    <b:JournalName>Current Biology</b:JournalName>
    <b:Year>2015</b:Year>
    <b:Pages>1183-1186</b:Pages>
    <b:Author>
      <b:Author>
        <b:NameList>
          <b:Person>
            <b:Last>Raihani</b:Last>
            <b:Middle>J.</b:Middle>
            <b:First>Nichola</b:First>
          </b:Person>
          <b:Person>
            <b:Last>Smith</b:Last>
            <b:First>Sarah</b:First>
          </b:Person>
        </b:NameList>
      </b:Author>
    </b:Author>
    <b:RefOrder>24</b:RefOrder>
  </b:Source>
  <b:Source>
    <b:Tag>Mar08</b:Tag>
    <b:SourceType>JournalArticle</b:SourceType>
    <b:Guid>{3AE02CE9-AA94-6F4E-9B5C-275BE1D99840}</b:Guid>
    <b:Title>Online Fundraising in the Human Services</b:Title>
    <b:JournalName>Journal of Technology in Human Services</b:JournalName>
    <b:Year>2008</b:Year>
    <b:Pages>137-152</b:Pages>
    <b:Author>
      <b:Author>
        <b:NameList>
          <b:Person>
            <b:Last>Marx DSW</b:Last>
            <b:Middle>D.</b:Middle>
            <b:First>Jerry</b:First>
          </b:Person>
        </b:NameList>
      </b:Author>
    </b:Author>
    <b:RefOrder>25</b:RefOrder>
  </b:Source>
  <b:Source>
    <b:Tag>Kar</b:Tag>
    <b:SourceType>JournalArticle</b:SourceType>
    <b:Guid>{FD405AB2-C8B5-A94B-88B1-14E20E631C57}</b:Guid>
    <b:Author>
      <b:Author>
        <b:NameList>
          <b:Person>
            <b:Last>Karpf</b:Last>
            <b:First>David</b:First>
          </b:Person>
        </b:NameList>
      </b:Author>
    </b:Author>
    <b:Title>Online Political Mobilization from the Advocacy Group's Perspecitve: Looking Beyond Clicktivism</b:Title>
    <b:JournalName>Policy &amp; Internet</b:JournalName>
    <b:Year>2010</b:Year>
    <b:Pages>7-41</b:Pages>
    <b:RefOrder>26</b:RefOrder>
  </b:Source>
  <b:Source>
    <b:Tag>Ell06</b:Tag>
    <b:SourceType>ConferenceProceedings</b:SourceType>
    <b:Guid>{9C4AB9BB-DD3A-BF4E-8E27-D6832CC982BD}</b:Guid>
    <b:Title>Spatially Bounded Online Social Networks and Social Capital: The Role of Facebook</b:Title>
    <b:Year>2006</b:Year>
    <b:ConferenceName>Annual Conference of the International Communication Association</b:ConferenceName>
    <b:Publisher>International Communication Association</b:Publisher>
    <b:City>Dresden, Germany</b:City>
    <b:Author>
      <b:Author>
        <b:NameList>
          <b:Person>
            <b:Last>Ellison</b:Last>
            <b:First>Nicole</b:First>
          </b:Person>
          <b:Person>
            <b:Last>Steinfield</b:Last>
            <b:First>Charles</b:First>
          </b:Person>
          <b:Person>
            <b:Last>Lampe</b:Last>
            <b:First>Cliff</b:First>
          </b:Person>
        </b:NameList>
      </b:Author>
    </b:Author>
    <b:RefOrder>27</b:RefOrder>
  </b:Source>
  <b:Source>
    <b:Tag>Lib05</b:Tag>
    <b:SourceType>JournalArticle</b:SourceType>
    <b:Guid>{725A44DC-099C-504B-9EC1-208036D817C9}</b:Guid>
    <b:Title>Geographic routing in social networks</b:Title>
    <b:Year>2005</b:Year>
    <b:Pages>11623-11628</b:Pages>
    <b:Author>
      <b:Author>
        <b:NameList>
          <b:Person>
            <b:Last>Liben-Nowell</b:Last>
            <b:First>David</b:First>
          </b:Person>
          <b:Person>
            <b:Last>Novak</b:Last>
            <b:First>Jasmine</b:First>
          </b:Person>
          <b:Person>
            <b:Last>Kumar</b:Last>
            <b:First>Ravi</b:First>
          </b:Person>
          <b:Person>
            <b:Last>Raghavan</b:Last>
            <b:First>Prabhakar</b:First>
          </b:Person>
          <b:Person>
            <b:Last>Tomkins</b:Last>
            <b:First>Andrew</b:First>
          </b:Person>
        </b:NameList>
      </b:Author>
    </b:Author>
    <b:JournalName>Proceedings of the National Academy of Sciences</b:JournalName>
    <b:RefOrder>28</b:RefOrder>
  </b:Source>
  <b:Source>
    <b:Tag>Sce10</b:Tag>
    <b:SourceType>ConferenceProceedings</b:SourceType>
    <b:Guid>{69225BA0-CFDB-B145-8452-9484F2C78AEB}</b:Guid>
    <b:Title>Distance Matters: Geo-social Metrics for Online Social Networks</b:Title>
    <b:Year>2010</b:Year>
    <b:Pages>8</b:Pages>
    <b:Author>
      <b:Author>
        <b:NameList>
          <b:Person>
            <b:Last>Scellato</b:Last>
            <b:First>Salvatore</b:First>
          </b:Person>
          <b:Person>
            <b:Last>Mascolo</b:Last>
            <b:First>Cecilia</b:First>
          </b:Person>
          <b:Person>
            <b:Last>Musolesi</b:Last>
            <b:First>Mirco</b:First>
          </b:Person>
          <b:Person>
            <b:Last>Latora</b:Last>
            <b:First>Vito</b:First>
          </b:Person>
        </b:NameList>
      </b:Author>
    </b:Author>
    <b:InternetSiteTitle>The Advanced Computing Systems Association</b:InternetSiteTitle>
    <b:URL>http://static.usenix.org/event/wosn/tech/full_papers/Scellato.pdf</b:URL>
    <b:ConferenceName>3rd Conference on Online Social Networks</b:ConferenceName>
    <b:Publisher>USENIX Association</b:Publisher>
    <b:RefOrder>29</b:RefOrder>
  </b:Source>
  <b:Source>
    <b:Tag>Cra10</b:Tag>
    <b:SourceType>ConferenceProceedings</b:SourceType>
    <b:Guid>{3F139546-546F-EB42-9D8E-B286F92207E8}</b:Guid>
    <b:Title>Bridging the gap between physical location and online social networks</b:Title>
    <b:ConferenceName>ACM international conference on Ubiquitous computing</b:ConferenceName>
    <b:Publisher>ACM</b:Publisher>
    <b:City>New York</b:City>
    <b:Year>2010</b:Year>
    <b:Pages>119-128</b:Pages>
    <b:Author>
      <b:Author>
        <b:NameList>
          <b:Person>
            <b:Last>Cranshaw</b:Last>
            <b:First>Justin</b:First>
          </b:Person>
          <b:Person>
            <b:Last>Toch</b:Last>
            <b:First>Eran</b:First>
          </b:Person>
          <b:Person>
            <b:Last>Hong</b:Last>
            <b:First>Jason</b:First>
          </b:Person>
          <b:Person>
            <b:Last>Kittura</b:Last>
            <b:First>Aniket</b:First>
          </b:Person>
          <b:Person>
            <b:Last>Sadeh</b:Last>
            <b:First>Norman</b:First>
          </b:Person>
        </b:NameList>
      </b:Author>
    </b:Author>
    <b:RefOrder>30</b:RefOrder>
  </b:Source>
  <b:Source>
    <b:Tag>Lee14</b:Tag>
    <b:SourceType>JournalArticle</b:SourceType>
    <b:Guid>{B94B8596-CE10-E940-98BC-CE598D868A6D}</b:Guid>
    <b:Title>Social Media, Network Heterogeneity, and Opinion Polarization</b:Title>
    <b:Year>2014</b:Year>
    <b:Pages>702-722</b:Pages>
    <b:Author>
      <b:Author>
        <b:NameList>
          <b:Person>
            <b:Last>Lee</b:Last>
            <b:Middle>Kook</b:Middle>
            <b:First>Jae</b:First>
          </b:Person>
          <b:Person>
            <b:Last>Choi</b:Last>
            <b:First>Jihyang</b:First>
          </b:Person>
          <b:Person>
            <b:Last>Kim</b:Last>
            <b:First>Cheonsoo</b:First>
          </b:Person>
          <b:Person>
            <b:Last>Kim</b:Last>
            <b:First>Yonghwan</b:First>
          </b:Person>
        </b:NameList>
      </b:Author>
    </b:Author>
    <b:JournalName>Journal of Communication</b:JournalName>
    <b:RefOrder>31</b:RefOrder>
  </b:Source>
  <b:Source>
    <b:Tag>Han13</b:Tag>
    <b:SourceType>ConferenceProceedings</b:SourceType>
    <b:Guid>{F6EE1463-42E1-9241-B763-87FF18B455D0}</b:Guid>
    <b:Title>Partisan alignments and political polarization online: a computational approach to understanding the french and US presidential elections</b:Title>
    <b:ConferenceName>2nd workshop on Politics, elections and data</b:ConferenceName>
    <b:Publisher>PLEAD</b:Publisher>
    <b:City>San Francisco</b:City>
    <b:Year>2013</b:Year>
    <b:Pages>15-22</b:Pages>
    <b:Author>
      <b:Author>
        <b:NameList>
          <b:Person>
            <b:Last>Hanna</b:Last>
            <b:First>Alexander</b:First>
          </b:Person>
          <b:Person>
            <b:Last>Wells</b:Last>
            <b:First>Chris</b:First>
          </b:Person>
          <b:Person>
            <b:Last>Maurer</b:Last>
            <b:First>Peter</b:First>
          </b:Person>
          <b:Person>
            <b:Last>Friedland</b:Last>
            <b:First>Lew</b:First>
          </b:Person>
          <b:Person>
            <b:Last>Shah</b:Last>
            <b:First>Dhavan</b:First>
          </b:Person>
          <b:Person>
            <b:Last>Matthes</b:Last>
            <b:First>Jörg</b:First>
          </b:Person>
        </b:NameList>
      </b:Author>
    </b:Author>
    <b:RefOrder>32</b:RefOrder>
  </b:Source>
  <b:Source>
    <b:Tag>Law10</b:Tag>
    <b:SourceType>JournalArticle</b:SourceType>
    <b:Guid>{19D6BEC9-A653-2D4C-8B78-FA65239E7DFA}</b:Guid>
    <b:Title>Self-Segregation or Deliberation? Blog Readership, Participation, and Polarization in American Politics</b:Title>
    <b:JournalName>Perspectives on Politics</b:JournalName>
    <b:Year>2010</b:Year>
    <b:Pages>141-157</b:Pages>
    <b:Author>
      <b:Author>
        <b:NameList>
          <b:Person>
            <b:Last>Lawrence</b:Last>
            <b:First>Eric</b:First>
          </b:Person>
          <b:Person>
            <b:Last>Sides</b:Last>
            <b:First>John</b:First>
          </b:Person>
          <b:Person>
            <b:Last>Farrell</b:Last>
            <b:First>Henry</b:First>
          </b:Person>
        </b:NameList>
      </b:Author>
    </b:Author>
    <b:RefOrder>33</b:RefOrder>
  </b:Source>
  <b:Source>
    <b:Tag>Kus09</b:Tag>
    <b:SourceType>JournalArticle</b:SourceType>
    <b:Guid>{203D9F4F-C7A4-B146-80C3-1C2C58D8AAE7}</b:Guid>
    <b:Title>Getting political on social network sites: Exploring online political discourse on Facebook</b:Title>
    <b:JournalName>First Monday</b:JournalName>
    <b:Year>2009</b:Year>
    <b:Author>
      <b:Author>
        <b:NameList>
          <b:Person>
            <b:Last>Kushin</b:Last>
            <b:Middle>J.</b:Middle>
            <b:First>Matthew</b:First>
          </b:Person>
          <b:Person>
            <b:Last>Kitchener</b:Last>
            <b:First>Kelin</b:First>
          </b:Person>
        </b:NameList>
      </b:Author>
    </b:Author>
    <b:RefOrder>34</b:RefOrder>
  </b:Source>
  <b:Source>
    <b:Tag>Cho13</b:Tag>
    <b:SourceType>JournalArticle</b:SourceType>
    <b:Guid>{9A76DB85-965A-3642-A466-84979FDC3044}</b:Guid>
    <b:Title>Voters Migration and the Geographic Sorting of the American Electorate</b:Title>
    <b:Year>2013</b:Year>
    <b:Author>
      <b:Author>
        <b:NameList>
          <b:Person>
            <b:Last>Cho</b:Last>
            <b:Middle>K. Tam</b:Middle>
            <b:First>Wendy</b:First>
          </b:Person>
          <b:Person>
            <b:Last>Gimpel</b:Last>
            <b:Middle>G.</b:Middle>
            <b:First>James</b:First>
          </b:Person>
          <b:Person>
            <b:Last>Hui</b:Last>
            <b:Middle>S.</b:Middle>
            <b:First>Iris</b:First>
          </b:Person>
        </b:NameList>
      </b:Author>
    </b:Author>
    <b:JournalName>Annals of the Association of American Geographers</b:JournalName>
    <b:Pages>856-870</b:Pages>
    <b:RefOrder>35</b:RefOrder>
  </b:Source>
  <b:Source>
    <b:Tag>Ber94</b:Tag>
    <b:SourceType>JournalArticle</b:SourceType>
    <b:Guid>{3AE7371A-8845-D145-8DC3-0CC40386B0E4}</b:Guid>
    <b:Title>A Theory of Conformity</b:Title>
    <b:JournalName>Journal of Political Economy</b:JournalName>
    <b:Year>1994</b:Year>
    <b:Pages>841-877</b:Pages>
    <b:Author>
      <b:Author>
        <b:NameList>
          <b:Person>
            <b:Last>Bernheim</b:Last>
            <b:Middle>Douglas</b:Middle>
            <b:First>B. </b:First>
          </b:Person>
        </b:NameList>
      </b:Author>
    </b:Author>
    <b:RefOrder>36</b:RefOrder>
  </b:Source>
  <b:Source>
    <b:Tag>Per17</b:Tag>
    <b:SourceType>JournalArticle</b:SourceType>
    <b:Guid>{4FB0E8B6-7343-384B-ADE7-6D74957FF26A}</b:Guid>
    <b:Title>Partisan Interactions: Evidence from a Field Experiment in the United States</b:Title>
    <b:JournalName>Journal of Political Economy</b:JournalName>
    <b:Year>2017</b:Year>
    <b:Pages>1208-1243</b:Pages>
    <b:Author>
      <b:Author>
        <b:NameList>
          <b:Person>
            <b:Last>Perez-Truglia</b:Last>
            <b:First>Ricardo</b:First>
          </b:Person>
          <b:Person>
            <b:Last>Cruces</b:Last>
            <b:First>Guillermo</b:First>
          </b:Person>
        </b:NameList>
      </b:Author>
    </b:Author>
    <b:RefOrder>37</b:RefOrder>
  </b:Source>
  <b:Source>
    <b:Tag>Gim06</b:Tag>
    <b:SourceType>JournalArticle</b:SourceType>
    <b:Guid>{7B98C210-1909-D547-B58D-DC84DAEC73C2}</b:Guid>
    <b:Title>The Political Geography of Campaign Contributions in American Politics</b:Title>
    <b:JournalName>The Journal of Politics</b:JournalName>
    <b:Year>2006</b:Year>
    <b:Pages>626-639</b:Pages>
    <b:Author>
      <b:Author>
        <b:NameList>
          <b:Person>
            <b:Last>Gimpel</b:Last>
            <b:Middle>G.</b:Middle>
            <b:First>James</b:First>
          </b:Person>
          <b:Person>
            <b:Last>Lee</b:Last>
            <b:Middle>E.</b:Middle>
            <b:First>Frances</b:First>
          </b:Person>
          <b:Person>
            <b:Last>Kaminski</b:Last>
            <b:First>Joshua</b:First>
          </b:Person>
        </b:NameList>
      </b:Author>
    </b:Author>
    <b:RefOrder>38</b:RefOrder>
  </b:Source>
  <b:Source>
    <b:Tag>Bus00</b:Tag>
    <b:SourceType>JournalArticle</b:SourceType>
    <b:Guid>{795068B4-6D26-EF49-BE79-F3CF8477A9CB}</b:Guid>
    <b:Title>Geography, International Trade, and Political Mobilization in U.S. Industries</b:Title>
    <b:JournalName>American Journal of Political Science</b:JournalName>
    <b:Year>2000</b:Year>
    <b:Pages>703-719</b:Pages>
    <b:Author>
      <b:Author>
        <b:NameList>
          <b:Person>
            <b:Last>Busch</b:Last>
            <b:Middle>L.</b:Middle>
            <b:First>Marc</b:First>
          </b:Person>
          <b:Person>
            <b:Last>Reinhardt</b:Last>
            <b:First>Eric</b:First>
          </b:Person>
        </b:NameList>
      </b:Author>
    </b:Author>
    <b:RefOrder>88</b:RefOrder>
  </b:Source>
  <b:Source>
    <b:Tag>McG97</b:Tag>
    <b:SourceType>JournalArticle</b:SourceType>
    <b:Guid>{2C041332-362C-FB49-BD77-FF209B854F22}</b:Guid>
    <b:Author>
      <b:Author>
        <b:NameList>
          <b:Person>
            <b:Last>McGillivray</b:Last>
            <b:First>Fiona</b:First>
          </b:Person>
        </b:NameList>
      </b:Author>
    </b:Author>
    <b:Title>Party Discipline as a Determinant of the Endogenous Formation of Tariffs</b:Title>
    <b:JournalName>American Journal of Political Science</b:JournalName>
    <b:Year>1997</b:Year>
    <b:Pages>584-607</b:Pages>
    <b:RefOrder>89</b:RefOrder>
  </b:Source>
  <b:Source>
    <b:Tag>Mor04</b:Tag>
    <b:SourceType>JournalArticle</b:SourceType>
    <b:Guid>{21CB0303-F014-A349-B021-5B70568E4377}</b:Guid>
    <b:Author>
      <b:Author>
        <b:NameList>
          <b:Person>
            <b:Last>Morgan</b:Last>
            <b:First>Kevin</b:First>
          </b:Person>
        </b:NameList>
      </b:Author>
    </b:Author>
    <b:Title>The exaggerated death of geography: learning, proximity and territorial innovation systems</b:Title>
    <b:JournalName>Journal of Economic Geography</b:JournalName>
    <b:Year>2004</b:Year>
    <b:Pages>3-21</b:Pages>
    <b:RefOrder>39</b:RefOrder>
  </b:Source>
  <b:Source>
    <b:Tag>Bra99</b:Tag>
    <b:SourceType>JournalArticle</b:SourceType>
    <b:Guid>{D8A6A7D7-871D-3E44-A389-A8E07CC92F3E}</b:Guid>
    <b:Title>Prospecting for Participants: Rational Expectations and the Recruitment of Political Activists</b:Title>
    <b:JournalName>American Political Science Review</b:JournalName>
    <b:Year>1999</b:Year>
    <b:Pages>153-168</b:Pages>
    <b:Author>
      <b:Author>
        <b:NameList>
          <b:Person>
            <b:Last>Brady</b:Last>
            <b:Middle>E.</b:Middle>
            <b:First>Henry</b:First>
          </b:Person>
          <b:Person>
            <b:Last>Schlozman</b:Last>
            <b:Middle>Lehman</b:Middle>
            <b:First>Kay</b:First>
          </b:Person>
          <b:Person>
            <b:Last>Verba</b:Last>
            <b:First>Sidney</b:First>
          </b:Person>
        </b:NameList>
      </b:Author>
    </b:Author>
    <b:RefOrder>40</b:RefOrder>
  </b:Source>
  <b:Source>
    <b:Tag>Lat81</b:Tag>
    <b:SourceType>JournalArticle</b:SourceType>
    <b:Guid>{CB2E8109-7B0F-424A-9FF6-02CC620FD525}</b:Guid>
    <b:Author>
      <b:Author>
        <b:NameList>
          <b:Person>
            <b:Last>Latané</b:Last>
            <b:First>Bibb</b:First>
          </b:Person>
        </b:NameList>
      </b:Author>
    </b:Author>
    <b:Title>The psychology of social impact</b:Title>
    <b:JournalName>American Psychologist</b:JournalName>
    <b:Year>1981</b:Year>
    <b:Pages>343-356</b:Pages>
    <b:RefOrder>41</b:RefOrder>
  </b:Source>
  <b:Source>
    <b:Tag>Lat94</b:Tag>
    <b:SourceType>JournalArticle</b:SourceType>
    <b:Guid>{77BECB80-019B-FC4D-88B0-3ADCA4DD4D22}</b:Guid>
    <b:Title>Measuring emergent social phenomena: Dynamism, polarization, and clustering as order parameters of social systems</b:Title>
    <b:JournalName>Systems Research and Behavioral Science</b:JournalName>
    <b:Year>1994</b:Year>
    <b:Pages>1-24</b:Pages>
    <b:Author>
      <b:Author>
        <b:NameList>
          <b:Person>
            <b:Last>Latané</b:Last>
            <b:First>Bibb</b:First>
          </b:Person>
          <b:Person>
            <b:Last>Nowak</b:Last>
            <b:First>Andrzej</b:First>
          </b:Person>
          <b:Person>
            <b:Last>Liu</b:Last>
            <b:Middle>H.</b:Middle>
            <b:First>James</b:First>
          </b:Person>
        </b:NameList>
      </b:Author>
    </b:Author>
    <b:RefOrder>90</b:RefOrder>
  </b:Source>
  <b:Source>
    <b:Tag>Bro95</b:Tag>
    <b:SourceType>Book</b:SourceType>
    <b:Guid>{F1660A0A-5BB2-384A-A7B9-0ED8211CC851}</b:Guid>
    <b:Title>Serious Money: Fundraising and Contributing in Presidential Nomination Campaigns</b:Title>
    <b:Year>1995</b:Year>
    <b:Author>
      <b:Author>
        <b:NameList>
          <b:Person>
            <b:Last>Brown Jr.</b:Last>
            <b:Middle>W.</b:Middle>
            <b:First>Clifford</b:First>
          </b:Person>
          <b:Person>
            <b:Last>Powell</b:Last>
            <b:Middle>W.</b:Middle>
            <b:First>Lynda</b:First>
          </b:Person>
          <b:Person>
            <b:Last>Wilcox</b:Last>
            <b:First>Clyde</b:First>
          </b:Person>
        </b:NameList>
      </b:Author>
    </b:Author>
    <b:City>Cambridge</b:City>
    <b:Publisher>Cambridge University Press</b:Publisher>
    <b:RefOrder>42</b:RefOrder>
  </b:Source>
  <b:Source>
    <b:Tag>Ale92</b:Tag>
    <b:SourceType>Book</b:SourceType>
    <b:Guid>{4E5A61CA-3DE5-0D4E-AEB5-F77DB0227CFA}</b:Guid>
    <b:Author>
      <b:Author>
        <b:NameList>
          <b:Person>
            <b:Last>Alexander</b:Last>
            <b:Middle>E.</b:Middle>
            <b:First>Herbert</b:First>
          </b:Person>
        </b:NameList>
      </b:Author>
    </b:Author>
    <b:Title>Financing Politics: Money, Elections, and Political Reform</b:Title>
    <b:City>Washington</b:City>
    <b:Publisher>CQ Press</b:Publisher>
    <b:Year>1992</b:Year>
    <b:RefOrder>43</b:RefOrder>
  </b:Source>
  <b:Source>
    <b:Tag>Kin96</b:Tag>
    <b:SourceType>JournalArticle</b:SourceType>
    <b:Guid>{E6C89B29-8D8E-3448-8B7C-D86ED3524EE5}</b:Guid>
    <b:Author>
      <b:Author>
        <b:NameList>
          <b:Person>
            <b:Last>King</b:Last>
            <b:First>Gary</b:First>
          </b:Person>
        </b:NameList>
      </b:Author>
    </b:Author>
    <b:Title>Why context should not count</b:Title>
    <b:Year>1996</b:Year>
    <b:JournalName>Political Geography</b:JournalName>
    <b:Pages>159-164</b:Pages>
    <b:RefOrder>44</b:RefOrder>
  </b:Source>
  <b:Source>
    <b:Tag>Par17</b:Tag>
    <b:SourceType>DocumentFromInternetSite</b:SourceType>
    <b:Guid>{5BBB2783-1141-5449-9E53-E7C424B1B40B}</b:Guid>
    <b:Title>Who Financed the Georgia Sixth, the Most Expensive House Election Ever</b:Title>
    <b:Year>2017</b:Year>
    <b:InternetSiteTitle>The New York Times</b:InternetSiteTitle>
    <b:URL>https://www.nytimes.com/interactive/2017/06/20/us/politics/georgia-6th-most-expensive-house-election.html</b:URL>
    <b:Month>June</b:Month>
    <b:Day>20</b:Day>
    <b:Author>
      <b:Author>
        <b:NameList>
          <b:Person>
            <b:Last>Parlapiano</b:Last>
            <b:First>Alicia</b:First>
          </b:Person>
          <b:Person>
            <b:Last>Shorey</b:Last>
            <b:First>Rachel</b:First>
          </b:Person>
        </b:NameList>
      </b:Author>
    </b:Author>
    <b:RefOrder>45</b:RefOrder>
  </b:Source>
  <b:Source>
    <b:Tag>Ber07</b:Tag>
    <b:SourceType>JournalArticle</b:SourceType>
    <b:Guid>{9C2816B2-CC69-9845-B0EE-23AD2026AF4F}</b:Guid>
    <b:Title>The Measurement and Stability of State Citizen Ideology</b:Title>
    <b:JournalName>State Politics and Policy Quarterly</b:JournalName>
    <b:Year>2007</b:Year>
    <b:Pages>111-132</b:Pages>
    <b:Author>
      <b:Author>
        <b:NameList>
          <b:Person>
            <b:Last>Berry</b:Last>
            <b:Middle>D.</b:Middle>
            <b:First>William</b:First>
          </b:Person>
          <b:Person>
            <b:Last>Ringquist</b:Last>
            <b:Middle>J.</b:Middle>
            <b:First>Evan</b:First>
          </b:Person>
          <b:Person>
            <b:Last>Fording</b:Last>
            <b:Middle>C.</b:Middle>
            <b:First>Richard</b:First>
          </b:Person>
          <b:Person>
            <b:Last>Hanson</b:Last>
            <b:Middle>L.</b:Middle>
            <b:First>Russell</b:First>
          </b:Person>
        </b:NameList>
      </b:Author>
    </b:Author>
    <b:RefOrder>46</b:RefOrder>
  </b:Source>
  <b:Source>
    <b:Tag>Ber98</b:Tag>
    <b:SourceType>JournalArticle</b:SourceType>
    <b:Guid>{E2FFB309-F7BD-8E45-9C09-EA9353FE54B5}</b:Guid>
    <b:Title>Measuring Citizen and Government Ideology in the American States</b:Title>
    <b:Year>1998</b:Year>
    <b:Pages>327-348</b:Pages>
    <b:Author>
      <b:Author>
        <b:NameList>
          <b:Person>
            <b:Last>Berry</b:Last>
            <b:Middle>D.</b:Middle>
            <b:First>William</b:First>
          </b:Person>
          <b:Person>
            <b:Last>Ringquist</b:Last>
            <b:Middle>J.</b:Middle>
            <b:First>Evan</b:First>
          </b:Person>
          <b:Person>
            <b:Last>Fording</b:Last>
            <b:Middle>C.</b:Middle>
            <b:First>Richard</b:First>
          </b:Person>
          <b:Person>
            <b:Last>Hanson</b:Last>
            <b:Middle>L.</b:Middle>
            <b:First>Russell</b:First>
          </b:Person>
        </b:NameList>
      </b:Author>
    </b:Author>
    <b:JournalName>American Journal of Political Science</b:JournalName>
    <b:RefOrder>91</b:RefOrder>
  </b:Source>
  <b:Source>
    <b:Tag>Hol87</b:Tag>
    <b:SourceType>JournalArticle</b:SourceType>
    <b:Guid>{6A660BC6-54C3-9847-BCBE-35F50C58521B}</b:Guid>
    <b:Title>Measuring State Political Ideology</b:Title>
    <b:JournalName>American Politics Quarterly</b:JournalName>
    <b:Year>1987</b:Year>
    <b:Pages>399-416</b:Pages>
    <b:Author>
      <b:Author>
        <b:NameList>
          <b:Person>
            <b:Last>Holbrook-Provow</b:Last>
            <b:Middle>M.</b:Middle>
            <b:First>Thomas</b:First>
          </b:Person>
          <b:Person>
            <b:Last>Poe</b:Last>
            <b:Middle>C.</b:Middle>
            <b:First>Steven</b:First>
          </b:Person>
        </b:NameList>
      </b:Author>
    </b:Author>
    <b:RefOrder>92</b:RefOrder>
  </b:Source>
  <b:Source>
    <b:Tag>Wri85</b:Tag>
    <b:SourceType>JournalArticle</b:SourceType>
    <b:Guid>{CB8AD7D3-8493-DE43-8315-CF7D230C5ECF}</b:Guid>
    <b:Title>Measuring State Partisanship and Ideology with Survey Data</b:Title>
    <b:JournalName>The Journal of Politics</b:JournalName>
    <b:Year>1985</b:Year>
    <b:Pages>469-489</b:Pages>
    <b:Author>
      <b:Author>
        <b:NameList>
          <b:Person>
            <b:Last>Wright</b:Last>
            <b:Middle>C.</b:Middle>
            <b:First>Gerald</b:First>
          </b:Person>
          <b:Person>
            <b:Last>Erikson</b:Last>
            <b:Middle>S.</b:Middle>
            <b:First>Robert</b:First>
          </b:Person>
          <b:Person>
            <b:Last>McIver</b:Last>
            <b:Middle>P.</b:Middle>
            <b:First>John</b:First>
          </b:Person>
        </b:NameList>
      </b:Author>
    </b:Author>
    <b:RefOrder>47</b:RefOrder>
  </b:Source>
  <b:Source>
    <b:Tag>Bra041</b:Tag>
    <b:SourceType>JournalArticle</b:SourceType>
    <b:Guid>{E362D812-5E83-3D42-A1FF-15005A4A7ED8}</b:Guid>
    <b:Title>Does State Political Ideology Change Over Time</b:Title>
    <b:JournalName>Political Research Quarterly</b:JournalName>
    <b:Year>2004</b:Year>
    <b:Pages>529-540</b:Pages>
    <b:Author>
      <b:Author>
        <b:NameList>
          <b:Person>
            <b:Last>Brace</b:Last>
            <b:First>Paul</b:First>
          </b:Person>
          <b:Person>
            <b:Last>Arceneaux</b:Last>
            <b:First>Kevin</b:First>
          </b:Person>
          <b:Person>
            <b:Last>Johnson</b:Last>
            <b:First>Martin</b:First>
          </b:Person>
          <b:Person>
            <b:Last>Ulbig</b:Last>
            <b:Middle>G.</b:Middle>
            <b:First>Stacy</b:First>
          </b:Person>
        </b:NameList>
      </b:Author>
    </b:Author>
    <b:RefOrder>48</b:RefOrder>
  </b:Source>
  <b:Source>
    <b:Tag>Ger04</b:Tag>
    <b:SourceType>JournalArticle</b:SourceType>
    <b:Guid>{F4FF65C2-0C54-684F-885C-ACBFF38A029D}</b:Guid>
    <b:Title>Beyond the Median: Voter Preferences, District Heterogeneity, and Political Representation</b:Title>
    <b:JournalName>Journal of Political Economy</b:JournalName>
    <b:Year>2004</b:Year>
    <b:Pages>1364-1383</b:Pages>
    <b:Author>
      <b:Author>
        <b:NameList>
          <b:Person>
            <b:Last>Gerber</b:Last>
            <b:Middle>R.</b:Middle>
            <b:First>Elisabeth</b:First>
          </b:Person>
          <b:Person>
            <b:Last>Lewis</b:Last>
            <b:Middle>B.</b:Middle>
            <b:First>Jeffrey</b:First>
          </b:Person>
        </b:NameList>
      </b:Author>
    </b:Author>
    <b:RefOrder>93</b:RefOrder>
  </b:Source>
  <b:Source>
    <b:Tag>Hil16</b:Tag>
    <b:SourceType>JournalArticle</b:SourceType>
    <b:Guid>{F3CDF1B8-56AF-E844-957D-DA8A27AB4843}</b:Guid>
    <b:Title>Representativeness and Motivations of the Contemporary Donorate: Results from Merged Survey and Administrative Records</b:Title>
    <b:JournalName>Political Behavior</b:JournalName>
    <b:Year>2016</b:Year>
    <b:Pages>3-29</b:Pages>
    <b:Author>
      <b:Author>
        <b:NameList>
          <b:Person>
            <b:Last>Hill</b:Last>
            <b:Middle>J.</b:Middle>
            <b:First>Seth</b:First>
          </b:Person>
          <b:Person>
            <b:Last>Huber</b:Last>
            <b:Middle>A.</b:Middle>
            <b:First>Gregory</b:First>
          </b:Person>
        </b:NameList>
      </b:Author>
    </b:Author>
    <b:RefOrder>49</b:RefOrder>
  </b:Source>
  <b:Source>
    <b:Tag>Bon141</b:Tag>
    <b:SourceType>JournalArticle</b:SourceType>
    <b:Guid>{D014C395-DD8D-4245-BDF6-2F6D1FF17AE2}</b:Guid>
    <b:Title>Mapping the Ideological Marketplace</b:Title>
    <b:JournalName>American Journal of Political Science</b:JournalName>
    <b:Year>2014</b:Year>
    <b:Pages>367-386</b:Pages>
    <b:Author>
      <b:Author>
        <b:NameList>
          <b:Person>
            <b:Last>Bonica</b:Last>
            <b:First>Adam</b:First>
          </b:Person>
        </b:NameList>
      </b:Author>
    </b:Author>
    <b:RefOrder>50</b:RefOrder>
  </b:Source>
  <b:Source>
    <b:Tag>Bon17</b:Tag>
    <b:SourceType>DocumentFromInternetSite</b:SourceType>
    <b:Guid>{DABDDB2C-A45C-3C45-B14B-7282C3797774}</b:Guid>
    <b:Author>
      <b:Author>
        <b:NameList>
          <b:Person>
            <b:Last>Bonica</b:Last>
            <b:First>Adam</b:First>
          </b:Person>
        </b:NameList>
      </b:Author>
    </b:Author>
    <b:Title>Are Donation-Based Measures of Ideology Valid Predictors of Individual-Level Policy Preferences</b:Title>
    <b:Year>2017</b:Year>
    <b:InternetSiteTitle>stanford.edu</b:InternetSiteTitle>
    <b:URL>https://papers.ssrn.com/sol3/papers.cfm?abstract_id=3087782</b:URL>
    <b:Month>December</b:Month>
    <b:Day>12</b:Day>
    <b:RefOrder>51</b:RefOrder>
  </b:Source>
  <b:Source>
    <b:Tag>Wis</b:Tag>
    <b:SourceType>InternetSite</b:SourceType>
    <b:Guid>{FA532923-D256-E343-8049-9420C5932772}</b:Guid>
    <b:Title>View Receipts</b:Title>
    <b:Author>
      <b:Author>
        <b:Corporate>Wisconsin Ethics Commission</b:Corporate>
      </b:Author>
    </b:Author>
    <b:InternetSiteTitle>Wisconsin Campaign Finance Information System</b:InternetSiteTitle>
    <b:URL>https://cfis.wi.gov/</b:URL>
    <b:RefOrder>52</b:RefOrder>
  </b:Source>
  <b:Source>
    <b:Tag>Ham13</b:Tag>
    <b:SourceType>JournalArticle</b:SourceType>
    <b:Guid>{7393AA05-6497-7D43-B6C5-F9ADCB81C8BC}</b:Guid>
    <b:Title>Open Refine (version 2.5). http://openrefine.org. Free, open-source tool for cleaning and transforming data</b:Title>
    <b:Year>2013</b:Year>
    <b:Author>
      <b:Author>
        <b:NameList>
          <b:Person>
            <b:Last>Ham</b:Last>
            <b:First>Kelli</b:First>
          </b:Person>
        </b:NameList>
      </b:Author>
    </b:Author>
    <b:JournalName>Journal of the Medical Library Association: JMLA 101.3</b:JournalName>
    <b:Pages>233</b:Pages>
    <b:RefOrder>53</b:RefOrder>
  </b:Source>
  <b:Source>
    <b:Tag>Bas09</b:Tag>
    <b:SourceType>JournalArticle</b:SourceType>
    <b:Guid>{4E3ACA73-9B02-E440-A0CA-549DE4529C26}</b:Guid>
    <b:Title>Gephi: an open source software for exploring and manipulating networks</b:Title>
    <b:JournalName>Icwsm 8</b:JournalName>
    <b:Year>2009</b:Year>
    <b:Pages>361-362</b:Pages>
    <b:Author>
      <b:Author>
        <b:NameList>
          <b:Person>
            <b:Last>Bastian</b:Last>
            <b:First>Mathieu</b:First>
          </b:Person>
          <b:Person>
            <b:Last>Heymann</b:Last>
            <b:First>Sebastien</b:First>
          </b:Person>
          <b:Person>
            <b:Last>Mathieu</b:Last>
            <b:First>Jacomy</b:First>
          </b:Person>
        </b:NameList>
      </b:Author>
    </b:Author>
    <b:RefOrder>54</b:RefOrder>
  </b:Source>
  <b:Source>
    <b:Tag>McS09</b:Tag>
    <b:SourceType>JournalArticle</b:SourceType>
    <b:Guid>{E9146485-6F77-8C42-BC65-20611044F16A}</b:Guid>
    <b:Title>Gephi network statistics</b:Title>
    <b:JournalName>Google Summer of Code</b:JournalName>
    <b:Year>2009</b:Year>
    <b:Pages>1-8</b:Pages>
    <b:Author>
      <b:Author>
        <b:NameList>
          <b:Person>
            <b:Last>McSweeney</b:Last>
            <b:Middle>J.</b:Middle>
            <b:First>Patrick</b:First>
          </b:Person>
        </b:NameList>
      </b:Author>
    </b:Author>
    <b:RefOrder>55</b:RefOrder>
  </b:Source>
  <b:Source>
    <b:Tag>HuY05</b:Tag>
    <b:SourceType>JournalArticle</b:SourceType>
    <b:Guid>{7594D090-8A38-E54C-A1BC-0F46F8E7913C}</b:Guid>
    <b:Title>Efficient, high-quality force-directed grpah drawing</b:Title>
    <b:JournalName>Mathematica Journal 10.1</b:JournalName>
    <b:Year>2005</b:Year>
    <b:Pages>37-71</b:Pages>
    <b:Author>
      <b:Author>
        <b:NameList>
          <b:Person>
            <b:Last>Hu</b:Last>
            <b:First>Yifan</b:First>
          </b:Person>
        </b:NameList>
      </b:Author>
    </b:Author>
    <b:RefOrder>56</b:RefOrder>
  </b:Source>
  <b:Source>
    <b:Tag>Bon03</b:Tag>
    <b:SourceType>JournalArticle</b:SourceType>
    <b:Guid>{CE607E43-BE66-024A-9BD8-591B4CC96BA2}</b:Guid>
    <b:Title>Predicting Challengers in State Supreme Court Elections: Contet and the Politics of Institutional Design</b:Title>
    <b:JournalName>Political Research Quarterly</b:JournalName>
    <b:Year>2003</b:Year>
    <b:Pages>337-349</b:Pages>
    <b:Author>
      <b:Author>
        <b:NameList>
          <b:Person>
            <b:Last>Bonneau</b:Last>
            <b:Middle>W.</b:Middle>
            <b:First>Chris</b:First>
          </b:Person>
          <b:Person>
            <b:Last>Hall</b:Last>
            <b:Middle>Gann</b:Middle>
            <b:First>Melinda</b:First>
          </b:Person>
        </b:NameList>
      </b:Author>
    </b:Author>
    <b:RefOrder>57</b:RefOrder>
  </b:Source>
  <b:Source>
    <b:Tag>Kea17</b:Tag>
    <b:SourceType>DocumentFromInternetSite</b:SourceType>
    <b:Guid>{5ED5F4DE-59C0-7240-9C7E-665D55848099}</b:Guid>
    <b:Title>rtweet: Collecting Twitter Data. R package version 0.6.0</b:Title>
    <b:Year>2017</b:Year>
    <b:URL>https://cran.r-project.org/web/packages/rtweet/citation.html</b:URL>
    <b:Author>
      <b:Author>
        <b:NameList>
          <b:Person>
            <b:Last>Kearney</b:Last>
            <b:Middle>W.</b:Middle>
            <b:First>M.</b:First>
          </b:Person>
        </b:NameList>
      </b:Author>
    </b:Author>
    <b:RefOrder>58</b:RefOrder>
  </b:Source>
  <b:Source>
    <b:Tag>Bar17</b:Tag>
    <b:SourceType>DocumentFromInternetSite</b:SourceType>
    <b:Guid>{6A2D8592-980C-EA49-9736-24C759CA6A9B}</b:Guid>
    <b:Title>Rfacebook: Access to Facebook API via R version 0.6.15</b:Title>
    <b:URL>https://cran.r-project.org/web/packages/Rfacebook/Rfacebook.pdf</b:URL>
    <b:Year>2017</b:Year>
    <b:Author>
      <b:Author>
        <b:NameList>
          <b:Person>
            <b:Last>Barbera</b:Last>
            <b:First>Pablo</b:First>
          </b:Person>
          <b:Person>
            <b:Last>Piccirlli</b:Last>
            <b:First>Michael</b:First>
          </b:Person>
          <b:Person>
            <b:Last>Geisler</b:Last>
            <b:First>Andrew</b:First>
          </b:Person>
          <b:Person>
            <b:Last>van Atteveldt</b:Last>
            <b:First>Wouter</b:First>
          </b:Person>
        </b:NameList>
      </b:Author>
    </b:Author>
    <b:RefOrder>59</b:RefOrder>
  </b:Source>
  <b:Source>
    <b:Tag>Ben18</b:Tag>
    <b:SourceType>DocumentFromInternetSite</b:SourceType>
    <b:Guid>{6FCBE2EB-A6B1-3845-88FF-F37DF1D7EA37}</b:Guid>
    <b:Title>quanteda: Quantitative Analysis of Textual Data version 1.0.0</b:Title>
    <b:URL>https://cran.r-project.org/web/packages/quanteda/quanteda.pdf</b:URL>
    <b:Year>2018</b:Year>
    <b:Author>
      <b:Author>
        <b:NameList>
          <b:Person>
            <b:Last>Benoit</b:Last>
            <b:First>Kenneth</b:First>
          </b:Person>
        </b:NameList>
      </b:Author>
    </b:Author>
    <b:RefOrder>60</b:RefOrder>
  </b:Source>
  <b:Source>
    <b:Tag>Her92</b:Tag>
    <b:SourceType>JournalArticle</b:SourceType>
    <b:Guid>{46141A8C-CEE0-8546-BEFC-CAB8CA2A88B8}</b:Guid>
    <b:Title>The Constructed Explanation: Interpreting Election Results in the 1984 Presidential Race</b:Title>
    <b:Year>1992</b:Year>
    <b:Author>
      <b:Author>
        <b:NameList>
          <b:Person>
            <b:Last>Hershey</b:Last>
            <b:Middle>Randon</b:Middle>
            <b:First>Marjorie</b:First>
          </b:Person>
        </b:NameList>
      </b:Author>
    </b:Author>
    <b:Pages>943-976</b:Pages>
    <b:JournalName>The Journal of Politics</b:JournalName>
    <b:RefOrder>61</b:RefOrder>
  </b:Source>
  <b:Source>
    <b:Tag>Ble08</b:Tag>
    <b:SourceType>JournalArticle</b:SourceType>
    <b:Guid>{FFB03A04-4E4D-8349-9A28-7CC8DEFEA374}</b:Guid>
    <b:Title>Supervised Topic Models</b:Title>
    <b:JournalName>Advances in Neural Information Processing Systems</b:JournalName>
    <b:Year>2008</b:Year>
    <b:Pages>121-128</b:Pages>
    <b:Author>
      <b:Author>
        <b:NameList>
          <b:Person>
            <b:Last>Blei</b:Last>
            <b:First>David</b:First>
            <b:Middle>M.</b:Middle>
          </b:Person>
          <b:Person>
            <b:Last>McAuliffe</b:Last>
            <b:First>Jon</b:First>
            <b:Middle>D.</b:Middle>
          </b:Person>
        </b:NameList>
      </b:Author>
    </b:Author>
    <b:RefOrder>62</b:RefOrder>
  </b:Source>
  <b:Source>
    <b:Tag>Yan10</b:Tag>
    <b:SourceType>JournalArticle</b:SourceType>
    <b:Guid>{F65F06C7-45E3-1E4B-A208-F0EE4519CB64}</b:Guid>
    <b:Title>What's Worthy of Comment? Content and Comment Volume in Political Blogs</b:Title>
    <b:JournalName>ICWSM</b:JournalName>
    <b:Year>2010</b:Year>
    <b:Author>
      <b:Author>
        <b:NameList>
          <b:Person>
            <b:Last>Yano</b:Last>
            <b:First>Tae</b:First>
          </b:Person>
          <b:Person>
            <b:Last>Smith</b:Last>
            <b:Middle>A.</b:Middle>
            <b:First>Noah</b:First>
          </b:Person>
        </b:NameList>
      </b:Author>
    </b:Author>
    <b:RefOrder>63</b:RefOrder>
  </b:Source>
  <b:Source>
    <b:Tag>Qua15</b:Tag>
    <b:SourceType>JournalArticle</b:SourceType>
    <b:Guid>{671FEDFB-1D9D-B543-9A77-B2965360EA14}</b:Guid>
    <b:Title>Social Event Classification via Boosted Multimodal Supervised Latent Dirchlet Allocation</b:Title>
    <b:JournalName>ACM Transactions on Multimedia Computing, Communications, and Applications</b:JournalName>
    <b:Year>2015</b:Year>
    <b:Pages>27</b:Pages>
    <b:Author>
      <b:Author>
        <b:NameList>
          <b:Person>
            <b:Last>Quan</b:Last>
            <b:First>Shengsheng</b:First>
          </b:Person>
          <b:Person>
            <b:Last>Zhang</b:Last>
            <b:First>Tianzhu</b:First>
          </b:Person>
          <b:Person>
            <b:Last>Xu</b:Last>
            <b:First>Changsheng</b:First>
          </b:Person>
          <b:Person>
            <b:Last>Hossain</b:Last>
            <b:First>M. Shamim</b:First>
          </b:Person>
        </b:NameList>
      </b:Author>
    </b:Author>
    <b:RefOrder>64</b:RefOrder>
  </b:Source>
  <b:Source>
    <b:Tag>Bac62</b:Tag>
    <b:SourceType>JournalArticle</b:SourceType>
    <b:Guid>{2E1B3222-173C-E54E-B156-2DA28A44A305}</b:Guid>
    <b:Title>Two Faces of Power</b:Title>
    <b:Year>1962</b:Year>
    <b:Author>
      <b:Author>
        <b:NameList>
          <b:Person>
            <b:Last>Bachrack</b:Last>
            <b:First>Peter</b:First>
          </b:Person>
          <b:Person>
            <b:Last>Baratz</b:Last>
            <b:Middle>S.</b:Middle>
            <b:First>Morton</b:First>
          </b:Person>
        </b:NameList>
      </b:Author>
    </b:Author>
    <b:JournalName>The American Political Science Review</b:JournalName>
    <b:Pages>947-952</b:Pages>
    <b:RefOrder>66</b:RefOrder>
  </b:Source>
  <b:Source>
    <b:Tag>Cra16</b:Tag>
    <b:SourceType>Book</b:SourceType>
    <b:Guid>{C09E90FC-07C2-214E-801A-B919EE0DA8B7}</b:Guid>
    <b:Title>The Politics of Resentment: Rural Consciousness in Wisconsin and the Rise of Scott Walker</b:Title>
    <b:Year>2016</b:Year>
    <b:City>Chicago</b:City>
    <b:Publisher>University of Chicago Press</b:Publisher>
    <b:Author>
      <b:Author>
        <b:NameList>
          <b:Person>
            <b:Last>Cramer</b:Last>
            <b:First>Katherine</b:First>
            <b:Middle>J.</b:Middle>
          </b:Person>
        </b:NameList>
      </b:Author>
    </b:Author>
    <b:RefOrder>67</b:RefOrder>
  </b:Source>
  <b:Source>
    <b:Tag>Van16</b:Tag>
    <b:SourceType>Book</b:SourceType>
    <b:Guid>{B60F29C0-ED11-5D4A-9737-B15462A867C9}</b:Guid>
    <b:Title>Hillbilly elegy : a memoir of a family and culture in crisis</b:Title>
    <b:City>New York</b:City>
    <b:Publisher>Harper Collins Publishers</b:Publisher>
    <b:Year>2016</b:Year>
    <b:Author>
      <b:Author>
        <b:NameList>
          <b:Person>
            <b:Last>Vance</b:Last>
            <b:First>J.D.</b:First>
          </b:Person>
        </b:NameList>
      </b:Author>
    </b:Author>
    <b:RefOrder>68</b:RefOrder>
  </b:Source>
  <b:Source>
    <b:Tag>Arc17</b:Tag>
    <b:SourceType>DocumentFromInternetSite</b:SourceType>
    <b:Guid>{14EB33AD-A8CA-C448-AF51-4A13918F526C}</b:Guid>
    <b:Title>How Standard Distance works</b:Title>
    <b:Year>2017</b:Year>
    <b:Author>
      <b:Author>
        <b:Corporate>ArcGIS</b:Corporate>
      </b:Author>
    </b:Author>
    <b:InternetSiteTitle>ArcGIS Pro</b:InternetSiteTitle>
    <b:URL>http://pro.arcgis.com/en/pro-app/tool-reference/spatial-statistics/h-how-standard-distance-spatial-statistic-works.htm</b:URL>
    <b:RefOrder>65</b:RefOrder>
  </b:Source>
  <b:Source>
    <b:Tag>Pro162</b:Tag>
    <b:SourceType>DocumentFromInternetSite</b:SourceType>
    <b:Guid>{A8C5E965-5A47-FE48-89E3-10D3A3C2FDA4}</b:Guid>
    <b:Title>Bernie Sander's remarkable small-dollar fundraising should scare Hillary Clinton</b:Title>
    <b:InternetSiteTitle>Vox</b:InternetSiteTitle>
    <b:URL>https://www.vox.com/2016/2/11/10963902/bernie-sanders-fundraising</b:URL>
    <b:Year>2016</b:Year>
    <b:Month>February</b:Month>
    <b:Day>11</b:Day>
    <b:Author>
      <b:Author>
        <b:NameList>
          <b:Person>
            <b:Last>Prokop</b:Last>
            <b:First>Andrew</b:First>
          </b:Person>
        </b:NameList>
      </b:Author>
    </b:Author>
    <b:RefOrder>94</b:RefOrder>
  </b:Source>
</b:Sources>
</file>

<file path=customXml/itemProps1.xml><?xml version="1.0" encoding="utf-8"?>
<ds:datastoreItem xmlns:ds="http://schemas.openxmlformats.org/officeDocument/2006/customXml" ds:itemID="{F8D3F501-580B-7E43-A625-538D04A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6709</Words>
  <Characters>38247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Dahlke</dc:creator>
  <cp:keywords/>
  <dc:description/>
  <cp:lastModifiedBy>Ross Dahlke</cp:lastModifiedBy>
  <cp:revision>3</cp:revision>
  <cp:lastPrinted>2018-03-31T23:12:00Z</cp:lastPrinted>
  <dcterms:created xsi:type="dcterms:W3CDTF">2020-01-11T20:48:00Z</dcterms:created>
  <dcterms:modified xsi:type="dcterms:W3CDTF">2020-02-01T18:24:00Z</dcterms:modified>
</cp:coreProperties>
</file>